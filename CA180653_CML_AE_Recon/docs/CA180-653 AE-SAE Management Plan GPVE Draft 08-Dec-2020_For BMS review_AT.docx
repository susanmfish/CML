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542A4" w14:textId="77777777" w:rsidR="00816111" w:rsidRDefault="009E6524" w:rsidP="003B7891">
      <w:pPr>
        <w:suppressAutoHyphens/>
        <w:jc w:val="center"/>
        <w:rPr>
          <w:rFonts w:cstheme="minorHAnsi"/>
          <w:b/>
          <w:bCs/>
          <w:smallCaps/>
          <w:spacing w:val="60"/>
          <w:sz w:val="28"/>
          <w:szCs w:val="28"/>
        </w:rPr>
      </w:pPr>
      <w:r w:rsidRPr="009E6524">
        <w:rPr>
          <w:rFonts w:cstheme="minorHAnsi"/>
          <w:b/>
          <w:bCs/>
          <w:smallCaps/>
          <w:noProof/>
          <w:spacing w:val="60"/>
          <w:sz w:val="28"/>
          <w:szCs w:val="28"/>
        </w:rPr>
        <w:drawing>
          <wp:inline distT="0" distB="0" distL="0" distR="0" wp14:anchorId="1605455E" wp14:editId="1605455F">
            <wp:extent cx="3086213" cy="592198"/>
            <wp:effectExtent l="19050" t="0" r="0" b="0"/>
            <wp:docPr id="13" name="Picture 1" descr="GPVE-BMS.emf"/>
            <wp:cNvGraphicFramePr/>
            <a:graphic xmlns:a="http://schemas.openxmlformats.org/drawingml/2006/main">
              <a:graphicData uri="http://schemas.openxmlformats.org/drawingml/2006/picture">
                <pic:pic xmlns:pic="http://schemas.openxmlformats.org/drawingml/2006/picture">
                  <pic:nvPicPr>
                    <pic:cNvPr id="0" name="GPVE-BMS.emf"/>
                    <pic:cNvPicPr/>
                  </pic:nvPicPr>
                  <pic:blipFill>
                    <a:blip r:embed="rId11"/>
                    <a:stretch>
                      <a:fillRect/>
                    </a:stretch>
                  </pic:blipFill>
                  <pic:spPr>
                    <a:xfrm>
                      <a:off x="0" y="0"/>
                      <a:ext cx="3086213" cy="592198"/>
                    </a:xfrm>
                    <a:prstGeom prst="rect">
                      <a:avLst/>
                    </a:prstGeom>
                  </pic:spPr>
                </pic:pic>
              </a:graphicData>
            </a:graphic>
          </wp:inline>
        </w:drawing>
      </w:r>
    </w:p>
    <w:p w14:paraId="160542A5" w14:textId="352C1994" w:rsidR="00FD3E28" w:rsidRDefault="00DB3F95" w:rsidP="009E6524">
      <w:pPr>
        <w:suppressAutoHyphens/>
        <w:spacing w:before="480"/>
        <w:jc w:val="center"/>
        <w:rPr>
          <w:rFonts w:cstheme="minorHAnsi"/>
          <w:b/>
          <w:bCs/>
          <w:smallCaps/>
          <w:spacing w:val="60"/>
          <w:sz w:val="28"/>
          <w:szCs w:val="28"/>
        </w:rPr>
      </w:pPr>
      <w:r w:rsidRPr="002760A6">
        <w:rPr>
          <w:rFonts w:cstheme="minorHAnsi"/>
          <w:b/>
          <w:bCs/>
          <w:smallCaps/>
          <w:spacing w:val="60"/>
          <w:sz w:val="28"/>
          <w:szCs w:val="28"/>
        </w:rPr>
        <w:t>B</w:t>
      </w:r>
      <w:r w:rsidR="00B2663B" w:rsidRPr="002760A6">
        <w:rPr>
          <w:rFonts w:cstheme="minorHAnsi"/>
          <w:b/>
          <w:bCs/>
          <w:smallCaps/>
          <w:spacing w:val="60"/>
          <w:sz w:val="28"/>
          <w:szCs w:val="28"/>
        </w:rPr>
        <w:t>ristol-</w:t>
      </w:r>
      <w:r w:rsidRPr="002760A6">
        <w:rPr>
          <w:rFonts w:cstheme="minorHAnsi"/>
          <w:b/>
          <w:bCs/>
          <w:smallCaps/>
          <w:spacing w:val="60"/>
          <w:sz w:val="28"/>
          <w:szCs w:val="28"/>
        </w:rPr>
        <w:t>M</w:t>
      </w:r>
      <w:r w:rsidR="00B2663B" w:rsidRPr="002760A6">
        <w:rPr>
          <w:rFonts w:cstheme="minorHAnsi"/>
          <w:b/>
          <w:bCs/>
          <w:smallCaps/>
          <w:spacing w:val="60"/>
          <w:sz w:val="28"/>
          <w:szCs w:val="28"/>
        </w:rPr>
        <w:t xml:space="preserve">yers </w:t>
      </w:r>
      <w:r w:rsidRPr="002760A6">
        <w:rPr>
          <w:rFonts w:cstheme="minorHAnsi"/>
          <w:b/>
          <w:bCs/>
          <w:smallCaps/>
          <w:spacing w:val="60"/>
          <w:sz w:val="28"/>
          <w:szCs w:val="28"/>
        </w:rPr>
        <w:t>S</w:t>
      </w:r>
      <w:r w:rsidR="00B2663B" w:rsidRPr="002760A6">
        <w:rPr>
          <w:rFonts w:cstheme="minorHAnsi"/>
          <w:b/>
          <w:bCs/>
          <w:smallCaps/>
          <w:spacing w:val="60"/>
          <w:sz w:val="28"/>
          <w:szCs w:val="28"/>
        </w:rPr>
        <w:t>quibb</w:t>
      </w:r>
      <w:r w:rsidR="00100A5B" w:rsidRPr="002760A6">
        <w:rPr>
          <w:rFonts w:cstheme="minorHAnsi"/>
          <w:b/>
          <w:bCs/>
          <w:smallCaps/>
          <w:spacing w:val="60"/>
          <w:sz w:val="28"/>
          <w:szCs w:val="28"/>
        </w:rPr>
        <w:t xml:space="preserve"> </w:t>
      </w:r>
      <w:r w:rsidRPr="002760A6">
        <w:rPr>
          <w:rFonts w:cstheme="minorHAnsi"/>
          <w:b/>
          <w:bCs/>
          <w:smallCaps/>
          <w:spacing w:val="60"/>
          <w:sz w:val="28"/>
          <w:szCs w:val="28"/>
        </w:rPr>
        <w:t>/</w:t>
      </w:r>
      <w:r w:rsidR="00100A5B" w:rsidRPr="002760A6">
        <w:rPr>
          <w:rFonts w:cstheme="minorHAnsi"/>
          <w:b/>
          <w:bCs/>
          <w:smallCaps/>
          <w:spacing w:val="60"/>
          <w:sz w:val="28"/>
          <w:szCs w:val="28"/>
        </w:rPr>
        <w:t xml:space="preserve"> </w:t>
      </w:r>
      <w:proofErr w:type="spellStart"/>
      <w:r w:rsidR="002E2D9E">
        <w:rPr>
          <w:b/>
          <w:smallCaps/>
          <w:sz w:val="28"/>
          <w:szCs w:val="28"/>
        </w:rPr>
        <w:t>Syneos</w:t>
      </w:r>
      <w:proofErr w:type="spellEnd"/>
      <w:r w:rsidR="00AB1A01">
        <w:rPr>
          <w:b/>
          <w:smallCaps/>
          <w:sz w:val="28"/>
          <w:szCs w:val="28"/>
        </w:rPr>
        <w:t xml:space="preserve"> </w:t>
      </w:r>
      <w:r w:rsidR="002E2D9E">
        <w:rPr>
          <w:b/>
          <w:smallCaps/>
          <w:sz w:val="28"/>
          <w:szCs w:val="28"/>
        </w:rPr>
        <w:t>Health</w:t>
      </w:r>
    </w:p>
    <w:p w14:paraId="160542A6" w14:textId="77777777" w:rsidR="00100A5B" w:rsidRPr="009E6524" w:rsidRDefault="00BC5960" w:rsidP="009E6524">
      <w:pPr>
        <w:tabs>
          <w:tab w:val="center" w:pos="5040"/>
          <w:tab w:val="right" w:pos="10080"/>
        </w:tabs>
        <w:suppressAutoHyphens/>
        <w:rPr>
          <w:rFonts w:cstheme="minorHAnsi"/>
          <w:b/>
          <w:bCs/>
          <w:smallCaps/>
          <w:spacing w:val="60"/>
          <w:sz w:val="28"/>
          <w:szCs w:val="28"/>
        </w:rPr>
      </w:pPr>
      <w:r>
        <w:rPr>
          <w:rFonts w:cstheme="minorHAnsi"/>
          <w:b/>
          <w:bCs/>
          <w:smallCaps/>
          <w:spacing w:val="60"/>
          <w:sz w:val="28"/>
          <w:szCs w:val="28"/>
        </w:rPr>
        <w:tab/>
      </w:r>
      <w:r w:rsidR="00FD3E28">
        <w:rPr>
          <w:rFonts w:cstheme="minorHAnsi"/>
          <w:b/>
          <w:bCs/>
          <w:smallCaps/>
          <w:spacing w:val="60"/>
          <w:sz w:val="28"/>
          <w:szCs w:val="28"/>
        </w:rPr>
        <w:t xml:space="preserve">Service Provider </w:t>
      </w:r>
      <w:r w:rsidR="00DB3F95" w:rsidRPr="002760A6">
        <w:rPr>
          <w:rFonts w:cstheme="minorHAnsi"/>
          <w:b/>
          <w:bCs/>
          <w:smallCaps/>
          <w:spacing w:val="60"/>
          <w:sz w:val="28"/>
          <w:szCs w:val="28"/>
        </w:rPr>
        <w:t>Partnership</w:t>
      </w:r>
      <w:r>
        <w:rPr>
          <w:rFonts w:cstheme="minorHAnsi"/>
          <w:b/>
          <w:bCs/>
          <w:smallCaps/>
          <w:spacing w:val="60"/>
          <w:sz w:val="28"/>
          <w:szCs w:val="28"/>
        </w:rPr>
        <w:tab/>
      </w:r>
    </w:p>
    <w:p w14:paraId="160542A7" w14:textId="77777777" w:rsidR="002E6DA3" w:rsidRPr="00CC4B00" w:rsidRDefault="00CC4B00" w:rsidP="002E6DA3">
      <w:pPr>
        <w:spacing w:before="360"/>
        <w:jc w:val="center"/>
        <w:rPr>
          <w:rFonts w:cstheme="minorHAnsi"/>
          <w:b/>
          <w:spacing w:val="-3"/>
          <w:sz w:val="30"/>
          <w:szCs w:val="30"/>
        </w:rPr>
      </w:pPr>
      <w:r w:rsidRPr="00CC4B00">
        <w:rPr>
          <w:rFonts w:cstheme="minorHAnsi"/>
          <w:b/>
          <w:spacing w:val="-3"/>
          <w:sz w:val="30"/>
          <w:szCs w:val="30"/>
        </w:rPr>
        <w:t>AE/</w:t>
      </w:r>
      <w:r w:rsidR="002E6DA3" w:rsidRPr="00CC4B00">
        <w:rPr>
          <w:rFonts w:cstheme="minorHAnsi"/>
          <w:b/>
          <w:spacing w:val="-3"/>
          <w:sz w:val="30"/>
          <w:szCs w:val="30"/>
        </w:rPr>
        <w:t>SAE</w:t>
      </w:r>
      <w:r w:rsidR="00356DD8" w:rsidRPr="00CC4B00">
        <w:rPr>
          <w:rFonts w:cstheme="minorHAnsi"/>
          <w:b/>
          <w:spacing w:val="-3"/>
          <w:sz w:val="30"/>
          <w:szCs w:val="30"/>
        </w:rPr>
        <w:t xml:space="preserve"> </w:t>
      </w:r>
      <w:r w:rsidR="00BA51C4" w:rsidRPr="00CC4B00">
        <w:rPr>
          <w:rFonts w:cstheme="minorHAnsi"/>
          <w:b/>
          <w:spacing w:val="-3"/>
          <w:sz w:val="30"/>
          <w:szCs w:val="30"/>
        </w:rPr>
        <w:t>Management</w:t>
      </w:r>
      <w:r w:rsidR="00DB3F95" w:rsidRPr="00CC4B00">
        <w:rPr>
          <w:rFonts w:cstheme="minorHAnsi"/>
          <w:b/>
          <w:spacing w:val="-3"/>
          <w:sz w:val="30"/>
          <w:szCs w:val="30"/>
        </w:rPr>
        <w:t xml:space="preserve"> Plan</w:t>
      </w:r>
      <w:r w:rsidR="00C80A06" w:rsidRPr="00CC4B00">
        <w:rPr>
          <w:rFonts w:cstheme="minorHAnsi"/>
          <w:b/>
          <w:spacing w:val="-3"/>
          <w:sz w:val="30"/>
          <w:szCs w:val="30"/>
        </w:rPr>
        <w:t xml:space="preserve"> </w:t>
      </w:r>
      <w:r w:rsidR="00356DD8" w:rsidRPr="00CC4B00">
        <w:rPr>
          <w:rFonts w:cstheme="minorHAnsi"/>
          <w:b/>
          <w:spacing w:val="-3"/>
          <w:sz w:val="30"/>
          <w:szCs w:val="30"/>
        </w:rPr>
        <w:t>Template</w:t>
      </w:r>
      <w:r w:rsidR="00C803C2" w:rsidRPr="00CC4B00">
        <w:rPr>
          <w:rFonts w:cstheme="minorHAnsi"/>
          <w:b/>
          <w:spacing w:val="-3"/>
          <w:sz w:val="30"/>
          <w:szCs w:val="30"/>
        </w:rPr>
        <w:t xml:space="preserve"> for NIR Studies</w:t>
      </w:r>
      <w:r w:rsidR="00764DDE" w:rsidRPr="00CC4B00">
        <w:rPr>
          <w:rFonts w:cstheme="minorHAnsi"/>
          <w:b/>
          <w:spacing w:val="-3"/>
          <w:sz w:val="30"/>
          <w:szCs w:val="30"/>
        </w:rPr>
        <w:t xml:space="preserve"> w/Primary Data Collection</w:t>
      </w:r>
    </w:p>
    <w:p w14:paraId="160542A8" w14:textId="77777777" w:rsidR="00DB3F95" w:rsidRPr="002760A6" w:rsidRDefault="00DB3F95" w:rsidP="003B7891">
      <w:pPr>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1E0" w:firstRow="1" w:lastRow="1" w:firstColumn="1" w:lastColumn="1" w:noHBand="0" w:noVBand="0"/>
      </w:tblPr>
      <w:tblGrid>
        <w:gridCol w:w="3816"/>
        <w:gridCol w:w="4950"/>
      </w:tblGrid>
      <w:tr w:rsidR="002E2D9E" w:rsidRPr="002760A6" w14:paraId="160542AB" w14:textId="77777777" w:rsidTr="009E6524">
        <w:trPr>
          <w:trHeight w:val="432"/>
          <w:jc w:val="center"/>
        </w:trPr>
        <w:tc>
          <w:tcPr>
            <w:tcW w:w="3816" w:type="dxa"/>
            <w:vAlign w:val="center"/>
          </w:tcPr>
          <w:p w14:paraId="160542A9" w14:textId="77777777" w:rsidR="002E2D9E" w:rsidRPr="002760A6" w:rsidRDefault="002E2D9E" w:rsidP="002E2D9E">
            <w:pPr>
              <w:tabs>
                <w:tab w:val="left" w:pos="960"/>
                <w:tab w:val="right" w:leader="dot" w:pos="8990"/>
              </w:tabs>
              <w:spacing w:after="0"/>
              <w:ind w:left="990" w:hanging="750"/>
              <w:rPr>
                <w:rFonts w:cstheme="minorHAnsi"/>
                <w:b/>
                <w:smallCaps/>
                <w:sz w:val="26"/>
                <w:szCs w:val="26"/>
              </w:rPr>
            </w:pPr>
            <w:r>
              <w:rPr>
                <w:rFonts w:cstheme="minorHAnsi"/>
                <w:b/>
                <w:smallCaps/>
                <w:sz w:val="26"/>
                <w:szCs w:val="26"/>
              </w:rPr>
              <w:t xml:space="preserve">Specific Version Date </w:t>
            </w:r>
          </w:p>
        </w:tc>
        <w:tc>
          <w:tcPr>
            <w:tcW w:w="4950" w:type="dxa"/>
            <w:vAlign w:val="center"/>
          </w:tcPr>
          <w:p w14:paraId="160542AA" w14:textId="1DE55246" w:rsidR="002E2D9E" w:rsidRPr="002760A6" w:rsidRDefault="002E2D9E" w:rsidP="002E2D9E">
            <w:pPr>
              <w:tabs>
                <w:tab w:val="left" w:pos="960"/>
                <w:tab w:val="right" w:leader="dot" w:pos="8990"/>
              </w:tabs>
              <w:spacing w:after="0"/>
              <w:ind w:left="990" w:hanging="750"/>
              <w:rPr>
                <w:rFonts w:cstheme="minorHAnsi"/>
              </w:rPr>
            </w:pPr>
            <w:r>
              <w:rPr>
                <w:rFonts w:cstheme="minorHAnsi"/>
              </w:rPr>
              <w:t>16-December-2019</w:t>
            </w:r>
          </w:p>
        </w:tc>
      </w:tr>
      <w:tr w:rsidR="002E2D9E" w:rsidRPr="002760A6" w14:paraId="160542AE" w14:textId="77777777" w:rsidTr="009E6524">
        <w:trPr>
          <w:trHeight w:val="432"/>
          <w:jc w:val="center"/>
        </w:trPr>
        <w:tc>
          <w:tcPr>
            <w:tcW w:w="3816" w:type="dxa"/>
            <w:vAlign w:val="center"/>
          </w:tcPr>
          <w:p w14:paraId="160542AC" w14:textId="77777777" w:rsidR="002E2D9E" w:rsidRPr="002760A6" w:rsidRDefault="002E2D9E" w:rsidP="002E2D9E">
            <w:pPr>
              <w:tabs>
                <w:tab w:val="left" w:pos="960"/>
                <w:tab w:val="right" w:leader="dot" w:pos="8990"/>
              </w:tabs>
              <w:spacing w:after="0"/>
              <w:ind w:left="990" w:hanging="750"/>
              <w:rPr>
                <w:rFonts w:cstheme="minorHAnsi"/>
                <w:b/>
                <w:smallCaps/>
                <w:sz w:val="26"/>
                <w:szCs w:val="26"/>
              </w:rPr>
            </w:pPr>
            <w:r>
              <w:rPr>
                <w:rFonts w:cstheme="minorHAnsi"/>
                <w:b/>
                <w:smallCaps/>
                <w:sz w:val="26"/>
                <w:szCs w:val="26"/>
              </w:rPr>
              <w:t>Sponsor</w:t>
            </w:r>
          </w:p>
        </w:tc>
        <w:tc>
          <w:tcPr>
            <w:tcW w:w="4950" w:type="dxa"/>
            <w:vAlign w:val="center"/>
          </w:tcPr>
          <w:p w14:paraId="160542AD" w14:textId="70EC3383" w:rsidR="002E2D9E" w:rsidRPr="002760A6" w:rsidRDefault="002E2D9E" w:rsidP="002E2D9E">
            <w:pPr>
              <w:tabs>
                <w:tab w:val="left" w:pos="960"/>
                <w:tab w:val="right" w:leader="dot" w:pos="8990"/>
              </w:tabs>
              <w:spacing w:after="0"/>
              <w:ind w:left="990" w:hanging="750"/>
              <w:rPr>
                <w:rFonts w:cstheme="minorHAnsi"/>
              </w:rPr>
            </w:pPr>
            <w:r w:rsidRPr="002760A6">
              <w:rPr>
                <w:rFonts w:cstheme="minorHAnsi"/>
                <w:szCs w:val="22"/>
              </w:rPr>
              <w:t>Bristol-Myers Squibb Research and Development</w:t>
            </w:r>
          </w:p>
        </w:tc>
      </w:tr>
      <w:tr w:rsidR="002E2D9E" w:rsidRPr="002760A6" w14:paraId="160542B1" w14:textId="77777777" w:rsidTr="009E6524">
        <w:trPr>
          <w:trHeight w:val="432"/>
          <w:jc w:val="center"/>
        </w:trPr>
        <w:tc>
          <w:tcPr>
            <w:tcW w:w="3816" w:type="dxa"/>
            <w:vAlign w:val="center"/>
          </w:tcPr>
          <w:p w14:paraId="160542AF" w14:textId="77777777" w:rsidR="002E2D9E" w:rsidRPr="002760A6" w:rsidRDefault="002E2D9E" w:rsidP="002E2D9E">
            <w:pPr>
              <w:tabs>
                <w:tab w:val="left" w:pos="960"/>
                <w:tab w:val="right" w:leader="dot" w:pos="8990"/>
              </w:tabs>
              <w:spacing w:after="0"/>
              <w:ind w:left="990" w:hanging="750"/>
              <w:rPr>
                <w:rFonts w:cstheme="minorHAnsi"/>
                <w:b/>
                <w:smallCaps/>
                <w:sz w:val="26"/>
                <w:szCs w:val="26"/>
              </w:rPr>
            </w:pPr>
            <w:r>
              <w:rPr>
                <w:rFonts w:cstheme="minorHAnsi"/>
                <w:b/>
                <w:smallCaps/>
                <w:sz w:val="26"/>
                <w:szCs w:val="26"/>
              </w:rPr>
              <w:t>Product</w:t>
            </w:r>
          </w:p>
        </w:tc>
        <w:tc>
          <w:tcPr>
            <w:tcW w:w="4950" w:type="dxa"/>
            <w:vAlign w:val="center"/>
          </w:tcPr>
          <w:p w14:paraId="160542B0" w14:textId="30811024" w:rsidR="002E2D9E" w:rsidRPr="002760A6" w:rsidRDefault="002E2D9E" w:rsidP="002E2D9E">
            <w:pPr>
              <w:tabs>
                <w:tab w:val="left" w:pos="960"/>
                <w:tab w:val="right" w:leader="dot" w:pos="8990"/>
              </w:tabs>
              <w:spacing w:after="0"/>
              <w:ind w:left="990" w:hanging="750"/>
              <w:rPr>
                <w:rFonts w:cstheme="minorHAnsi"/>
              </w:rPr>
            </w:pPr>
            <w:r>
              <w:rPr>
                <w:rFonts w:cstheme="minorHAnsi"/>
              </w:rPr>
              <w:t>BCR-ABL1 tyrosine kinase inhibitor</w:t>
            </w:r>
          </w:p>
        </w:tc>
      </w:tr>
      <w:tr w:rsidR="002E2D9E" w:rsidRPr="002760A6" w14:paraId="160542B4" w14:textId="77777777" w:rsidTr="009E6524">
        <w:trPr>
          <w:trHeight w:val="432"/>
          <w:jc w:val="center"/>
        </w:trPr>
        <w:tc>
          <w:tcPr>
            <w:tcW w:w="3816" w:type="dxa"/>
            <w:vAlign w:val="center"/>
          </w:tcPr>
          <w:p w14:paraId="160542B2" w14:textId="77777777" w:rsidR="002E2D9E" w:rsidRPr="002760A6" w:rsidRDefault="002E2D9E" w:rsidP="002E2D9E">
            <w:pPr>
              <w:tabs>
                <w:tab w:val="left" w:pos="960"/>
                <w:tab w:val="right" w:leader="dot" w:pos="8990"/>
              </w:tabs>
              <w:spacing w:after="0"/>
              <w:ind w:left="990" w:hanging="750"/>
              <w:rPr>
                <w:rFonts w:cstheme="minorHAnsi"/>
                <w:b/>
                <w:smallCaps/>
                <w:sz w:val="26"/>
                <w:szCs w:val="26"/>
              </w:rPr>
            </w:pPr>
            <w:r w:rsidRPr="002760A6">
              <w:rPr>
                <w:rFonts w:cstheme="minorHAnsi"/>
                <w:b/>
                <w:smallCaps/>
                <w:sz w:val="26"/>
                <w:szCs w:val="26"/>
              </w:rPr>
              <w:t>Protocol #</w:t>
            </w:r>
          </w:p>
        </w:tc>
        <w:tc>
          <w:tcPr>
            <w:tcW w:w="4950" w:type="dxa"/>
            <w:vAlign w:val="center"/>
          </w:tcPr>
          <w:p w14:paraId="160542B3" w14:textId="6255101D" w:rsidR="002E2D9E" w:rsidRPr="002760A6" w:rsidRDefault="002E2D9E" w:rsidP="002E2D9E">
            <w:pPr>
              <w:tabs>
                <w:tab w:val="left" w:pos="960"/>
                <w:tab w:val="right" w:leader="dot" w:pos="8990"/>
              </w:tabs>
              <w:autoSpaceDE w:val="0"/>
              <w:autoSpaceDN w:val="0"/>
              <w:adjustRightInd w:val="0"/>
              <w:spacing w:after="0"/>
              <w:ind w:left="990" w:hanging="750"/>
              <w:rPr>
                <w:rFonts w:cstheme="minorHAnsi"/>
              </w:rPr>
            </w:pPr>
            <w:r>
              <w:rPr>
                <w:rFonts w:cstheme="minorHAnsi"/>
              </w:rPr>
              <w:t>CA180-653</w:t>
            </w:r>
          </w:p>
        </w:tc>
      </w:tr>
      <w:tr w:rsidR="002E2D9E" w:rsidRPr="002760A6" w14:paraId="160542B7" w14:textId="77777777" w:rsidTr="009E6524">
        <w:trPr>
          <w:trHeight w:val="432"/>
          <w:jc w:val="center"/>
        </w:trPr>
        <w:tc>
          <w:tcPr>
            <w:tcW w:w="3816" w:type="dxa"/>
            <w:vAlign w:val="center"/>
          </w:tcPr>
          <w:p w14:paraId="160542B5" w14:textId="77777777" w:rsidR="002E2D9E" w:rsidRPr="002760A6" w:rsidRDefault="002E2D9E" w:rsidP="002E2D9E">
            <w:pPr>
              <w:tabs>
                <w:tab w:val="left" w:pos="960"/>
                <w:tab w:val="right" w:leader="dot" w:pos="8990"/>
              </w:tabs>
              <w:spacing w:after="0"/>
              <w:ind w:left="990" w:hanging="750"/>
              <w:rPr>
                <w:rFonts w:cstheme="minorHAnsi"/>
                <w:b/>
                <w:smallCaps/>
                <w:sz w:val="26"/>
                <w:szCs w:val="26"/>
              </w:rPr>
            </w:pPr>
            <w:r>
              <w:rPr>
                <w:rFonts w:cstheme="minorHAnsi"/>
                <w:b/>
                <w:smallCaps/>
                <w:sz w:val="26"/>
                <w:szCs w:val="26"/>
              </w:rPr>
              <w:t>Protocol Title</w:t>
            </w:r>
          </w:p>
        </w:tc>
        <w:tc>
          <w:tcPr>
            <w:tcW w:w="4950" w:type="dxa"/>
            <w:vAlign w:val="center"/>
          </w:tcPr>
          <w:p w14:paraId="160542B6" w14:textId="74581CF9" w:rsidR="002E2D9E" w:rsidRPr="002760A6" w:rsidRDefault="002E2D9E" w:rsidP="002E2D9E">
            <w:pPr>
              <w:tabs>
                <w:tab w:val="left" w:pos="252"/>
                <w:tab w:val="left" w:pos="960"/>
                <w:tab w:val="right" w:leader="dot" w:pos="8990"/>
              </w:tabs>
              <w:autoSpaceDE w:val="0"/>
              <w:autoSpaceDN w:val="0"/>
              <w:adjustRightInd w:val="0"/>
              <w:spacing w:after="0"/>
              <w:ind w:left="252" w:hanging="12"/>
              <w:rPr>
                <w:rFonts w:cstheme="minorHAnsi"/>
              </w:rPr>
            </w:pPr>
            <w:r w:rsidRPr="00AF4E5E">
              <w:rPr>
                <w:rFonts w:cstheme="minorHAnsi"/>
              </w:rPr>
              <w:t>Determini</w:t>
            </w:r>
            <w:r>
              <w:rPr>
                <w:rFonts w:cstheme="minorHAnsi"/>
              </w:rPr>
              <w:t xml:space="preserve">ng Change </w:t>
            </w:r>
            <w:proofErr w:type="gramStart"/>
            <w:r>
              <w:rPr>
                <w:rFonts w:cstheme="minorHAnsi"/>
              </w:rPr>
              <w:t>In</w:t>
            </w:r>
            <w:proofErr w:type="gramEnd"/>
            <w:r>
              <w:rPr>
                <w:rFonts w:cstheme="minorHAnsi"/>
              </w:rPr>
              <w:t xml:space="preserve"> Cardiovascular And Metabolic </w:t>
            </w:r>
            <w:r w:rsidRPr="00AF4E5E">
              <w:rPr>
                <w:rFonts w:cstheme="minorHAnsi"/>
              </w:rPr>
              <w:t>Risks In</w:t>
            </w:r>
            <w:r>
              <w:rPr>
                <w:rFonts w:cstheme="minorHAnsi"/>
              </w:rPr>
              <w:t xml:space="preserve"> </w:t>
            </w:r>
            <w:r w:rsidRPr="00AF4E5E">
              <w:rPr>
                <w:rFonts w:cstheme="minorHAnsi"/>
              </w:rPr>
              <w:t>Patients Wit</w:t>
            </w:r>
            <w:r>
              <w:rPr>
                <w:rFonts w:cstheme="minorHAnsi"/>
              </w:rPr>
              <w:t xml:space="preserve">h Chronic Phase Chronic Myeloid </w:t>
            </w:r>
            <w:r w:rsidRPr="00AF4E5E">
              <w:rPr>
                <w:rFonts w:cstheme="minorHAnsi"/>
              </w:rPr>
              <w:t>Leukemia Receiving</w:t>
            </w:r>
            <w:r>
              <w:rPr>
                <w:rFonts w:cstheme="minorHAnsi"/>
              </w:rPr>
              <w:t xml:space="preserve"> </w:t>
            </w:r>
            <w:r w:rsidRPr="00AF4E5E">
              <w:rPr>
                <w:rFonts w:cstheme="minorHAnsi"/>
              </w:rPr>
              <w:t>B</w:t>
            </w:r>
            <w:r>
              <w:rPr>
                <w:rFonts w:cstheme="minorHAnsi"/>
              </w:rPr>
              <w:t>CR</w:t>
            </w:r>
            <w:r w:rsidRPr="00AF4E5E">
              <w:rPr>
                <w:rFonts w:cstheme="minorHAnsi"/>
              </w:rPr>
              <w:t>-A</w:t>
            </w:r>
            <w:r>
              <w:rPr>
                <w:rFonts w:cstheme="minorHAnsi"/>
              </w:rPr>
              <w:t>BL</w:t>
            </w:r>
            <w:r w:rsidRPr="00AF4E5E">
              <w:rPr>
                <w:rFonts w:cstheme="minorHAnsi"/>
              </w:rPr>
              <w:t xml:space="preserve"> Tyrosine Kinase Inhibitor First-Line Therapy In The United</w:t>
            </w:r>
            <w:r>
              <w:rPr>
                <w:rFonts w:cstheme="minorHAnsi"/>
              </w:rPr>
              <w:t xml:space="preserve"> </w:t>
            </w:r>
            <w:r w:rsidRPr="00AF4E5E">
              <w:rPr>
                <w:rFonts w:cstheme="minorHAnsi"/>
              </w:rPr>
              <w:t>States</w:t>
            </w:r>
            <w:r>
              <w:rPr>
                <w:rFonts w:cstheme="minorHAnsi"/>
              </w:rPr>
              <w:t>.</w:t>
            </w:r>
          </w:p>
        </w:tc>
      </w:tr>
      <w:tr w:rsidR="002E2D9E" w:rsidRPr="002760A6" w14:paraId="160542BA" w14:textId="77777777" w:rsidTr="009E6524">
        <w:trPr>
          <w:trHeight w:val="432"/>
          <w:jc w:val="center"/>
        </w:trPr>
        <w:tc>
          <w:tcPr>
            <w:tcW w:w="3816" w:type="dxa"/>
            <w:vAlign w:val="center"/>
          </w:tcPr>
          <w:p w14:paraId="160542B8" w14:textId="7850DCB1" w:rsidR="002E2D9E" w:rsidRPr="002760A6" w:rsidRDefault="00AB1A01" w:rsidP="002E2D9E">
            <w:pPr>
              <w:tabs>
                <w:tab w:val="left" w:pos="960"/>
                <w:tab w:val="right" w:leader="dot" w:pos="8990"/>
              </w:tabs>
              <w:spacing w:after="0"/>
              <w:ind w:left="990" w:hanging="750"/>
              <w:rPr>
                <w:rFonts w:cstheme="minorHAnsi"/>
                <w:b/>
                <w:smallCaps/>
                <w:sz w:val="26"/>
                <w:szCs w:val="26"/>
              </w:rPr>
            </w:pPr>
            <w:proofErr w:type="spellStart"/>
            <w:r>
              <w:rPr>
                <w:rFonts w:cstheme="minorHAnsi"/>
                <w:b/>
                <w:smallCaps/>
                <w:sz w:val="26"/>
                <w:szCs w:val="26"/>
              </w:rPr>
              <w:t>Syneos</w:t>
            </w:r>
            <w:proofErr w:type="spellEnd"/>
            <w:r>
              <w:rPr>
                <w:rFonts w:cstheme="minorHAnsi"/>
                <w:b/>
                <w:smallCaps/>
                <w:sz w:val="26"/>
                <w:szCs w:val="26"/>
              </w:rPr>
              <w:t xml:space="preserve"> Health</w:t>
            </w:r>
            <w:r w:rsidR="002E2D9E" w:rsidRPr="002760A6">
              <w:rPr>
                <w:rFonts w:cstheme="minorHAnsi"/>
                <w:b/>
                <w:smallCaps/>
                <w:sz w:val="26"/>
                <w:szCs w:val="26"/>
              </w:rPr>
              <w:t xml:space="preserve"> Study #</w:t>
            </w:r>
          </w:p>
        </w:tc>
        <w:tc>
          <w:tcPr>
            <w:tcW w:w="4950" w:type="dxa"/>
            <w:vAlign w:val="center"/>
          </w:tcPr>
          <w:p w14:paraId="160542B9" w14:textId="735C60A2" w:rsidR="002E2D9E" w:rsidRPr="002760A6" w:rsidRDefault="002E2D9E" w:rsidP="002E2D9E">
            <w:pPr>
              <w:tabs>
                <w:tab w:val="left" w:pos="960"/>
                <w:tab w:val="right" w:leader="dot" w:pos="8990"/>
              </w:tabs>
              <w:spacing w:after="0"/>
              <w:ind w:left="990" w:hanging="750"/>
              <w:rPr>
                <w:rFonts w:cstheme="minorHAnsi"/>
              </w:rPr>
            </w:pPr>
            <w:r>
              <w:rPr>
                <w:rFonts w:cstheme="minorHAnsi"/>
              </w:rPr>
              <w:t>16BMS0059</w:t>
            </w:r>
          </w:p>
        </w:tc>
      </w:tr>
      <w:tr w:rsidR="002E2D9E" w:rsidRPr="002760A6" w14:paraId="160542BD" w14:textId="77777777" w:rsidTr="009E6524">
        <w:trPr>
          <w:trHeight w:val="432"/>
          <w:jc w:val="center"/>
        </w:trPr>
        <w:tc>
          <w:tcPr>
            <w:tcW w:w="3816" w:type="dxa"/>
            <w:vAlign w:val="center"/>
          </w:tcPr>
          <w:p w14:paraId="160542BB" w14:textId="77777777" w:rsidR="002E2D9E" w:rsidRDefault="002E2D9E" w:rsidP="002E2D9E">
            <w:pPr>
              <w:tabs>
                <w:tab w:val="left" w:pos="960"/>
                <w:tab w:val="right" w:leader="dot" w:pos="8990"/>
              </w:tabs>
              <w:spacing w:after="0"/>
              <w:ind w:left="990" w:hanging="750"/>
              <w:rPr>
                <w:rFonts w:cstheme="minorHAnsi"/>
                <w:b/>
                <w:smallCaps/>
                <w:sz w:val="26"/>
                <w:szCs w:val="26"/>
              </w:rPr>
            </w:pPr>
            <w:r>
              <w:rPr>
                <w:rFonts w:cstheme="minorHAnsi"/>
                <w:b/>
                <w:smallCaps/>
                <w:sz w:val="26"/>
                <w:szCs w:val="26"/>
              </w:rPr>
              <w:t>Mode of AE/SAE Data Collection</w:t>
            </w:r>
          </w:p>
        </w:tc>
        <w:tc>
          <w:tcPr>
            <w:tcW w:w="4950" w:type="dxa"/>
            <w:vAlign w:val="center"/>
          </w:tcPr>
          <w:p w14:paraId="160542BC" w14:textId="40EAAC88" w:rsidR="002E2D9E" w:rsidRDefault="002E2D9E" w:rsidP="002E2D9E">
            <w:pPr>
              <w:tabs>
                <w:tab w:val="left" w:pos="960"/>
                <w:tab w:val="right" w:leader="dot" w:pos="8990"/>
              </w:tabs>
              <w:spacing w:after="0"/>
              <w:ind w:left="1037" w:hanging="749"/>
              <w:rPr>
                <w:rFonts w:cstheme="minorHAnsi"/>
              </w:rPr>
            </w:pPr>
            <w:r>
              <w:rPr>
                <w:rFonts w:cstheme="minorHAnsi"/>
              </w:rPr>
              <w:fldChar w:fldCharType="begin">
                <w:ffData>
                  <w:name w:val="Check3"/>
                  <w:enabled/>
                  <w:calcOnExit w:val="0"/>
                  <w:checkBox>
                    <w:sizeAuto/>
                    <w:default w:val="1"/>
                  </w:checkBox>
                </w:ffData>
              </w:fldChar>
            </w:r>
            <w:bookmarkStart w:id="0" w:name="Check3"/>
            <w:r>
              <w:rPr>
                <w:rFonts w:cstheme="minorHAnsi"/>
              </w:rPr>
              <w:instrText xml:space="preserve"> FORMCHECKBOX </w:instrText>
            </w:r>
            <w:r w:rsidR="00DB06C8">
              <w:rPr>
                <w:rFonts w:cstheme="minorHAnsi"/>
              </w:rPr>
            </w:r>
            <w:r w:rsidR="00DB06C8">
              <w:rPr>
                <w:rFonts w:cstheme="minorHAnsi"/>
              </w:rPr>
              <w:fldChar w:fldCharType="separate"/>
            </w:r>
            <w:r>
              <w:rPr>
                <w:rFonts w:cstheme="minorHAnsi"/>
              </w:rPr>
              <w:fldChar w:fldCharType="end"/>
            </w:r>
            <w:bookmarkEnd w:id="0"/>
            <w:r>
              <w:rPr>
                <w:rFonts w:cstheme="minorHAnsi"/>
              </w:rPr>
              <w:t xml:space="preserve"> Paper AE/SAE          </w:t>
            </w:r>
            <w:r>
              <w:rPr>
                <w:rFonts w:cstheme="minorHAnsi"/>
              </w:rPr>
              <w:fldChar w:fldCharType="begin">
                <w:ffData>
                  <w:name w:val="Check4"/>
                  <w:enabled/>
                  <w:calcOnExit w:val="0"/>
                  <w:checkBox>
                    <w:sizeAuto/>
                    <w:default w:val="0"/>
                  </w:checkBox>
                </w:ffData>
              </w:fldChar>
            </w:r>
            <w:r>
              <w:rPr>
                <w:rFonts w:cstheme="minorHAnsi"/>
              </w:rPr>
              <w:instrText xml:space="preserve"> FORMCHECKBOX </w:instrText>
            </w:r>
            <w:r w:rsidR="00DB06C8">
              <w:rPr>
                <w:rFonts w:cstheme="minorHAnsi"/>
              </w:rPr>
            </w:r>
            <w:r w:rsidR="00DB06C8">
              <w:rPr>
                <w:rFonts w:cstheme="minorHAnsi"/>
              </w:rPr>
              <w:fldChar w:fldCharType="separate"/>
            </w:r>
            <w:r>
              <w:rPr>
                <w:rFonts w:cstheme="minorHAnsi"/>
              </w:rPr>
              <w:fldChar w:fldCharType="end"/>
            </w:r>
            <w:r>
              <w:rPr>
                <w:rFonts w:cstheme="minorHAnsi"/>
              </w:rPr>
              <w:t xml:space="preserve"> EDC AE/SAE</w:t>
            </w:r>
          </w:p>
        </w:tc>
      </w:tr>
    </w:tbl>
    <w:p w14:paraId="160542BE" w14:textId="77777777" w:rsidR="00100A5B" w:rsidRPr="002760A6" w:rsidRDefault="00100A5B">
      <w:pPr>
        <w:jc w:val="both"/>
        <w:rPr>
          <w:rFonts w:cstheme="minorHAnsi"/>
        </w:rPr>
      </w:pPr>
    </w:p>
    <w:p w14:paraId="160542BF" w14:textId="77777777" w:rsidR="005C24F5" w:rsidRPr="002760A6" w:rsidRDefault="004C2162" w:rsidP="00100A5B">
      <w:pPr>
        <w:spacing w:line="360" w:lineRule="auto"/>
        <w:rPr>
          <w:rFonts w:cstheme="minorHAnsi"/>
          <w:szCs w:val="22"/>
        </w:rPr>
      </w:pPr>
      <w:r>
        <w:rPr>
          <w:rFonts w:cstheme="minorHAnsi"/>
          <w:b/>
          <w:szCs w:val="22"/>
          <w:u w:val="single"/>
        </w:rPr>
        <w:t xml:space="preserve">KEY </w:t>
      </w:r>
      <w:r w:rsidR="00DB3F95" w:rsidRPr="002760A6">
        <w:rPr>
          <w:rFonts w:cstheme="minorHAnsi"/>
          <w:b/>
          <w:szCs w:val="22"/>
          <w:u w:val="single"/>
        </w:rPr>
        <w:t>NOTE</w:t>
      </w:r>
      <w:r w:rsidR="005C24F5" w:rsidRPr="002760A6">
        <w:rPr>
          <w:rFonts w:cstheme="minorHAnsi"/>
          <w:b/>
          <w:szCs w:val="22"/>
          <w:u w:val="single"/>
        </w:rPr>
        <w:t>S</w:t>
      </w:r>
      <w:r w:rsidR="00DB3F95" w:rsidRPr="002760A6">
        <w:rPr>
          <w:rFonts w:cstheme="minorHAnsi"/>
          <w:szCs w:val="22"/>
        </w:rPr>
        <w:t xml:space="preserve">: </w:t>
      </w:r>
    </w:p>
    <w:p w14:paraId="160542C0" w14:textId="2CF893DF" w:rsidR="005C24F5" w:rsidRPr="00E4341A" w:rsidRDefault="002E2D9E" w:rsidP="00E4341A">
      <w:pPr>
        <w:pStyle w:val="ListParagraph"/>
        <w:numPr>
          <w:ilvl w:val="0"/>
          <w:numId w:val="2"/>
        </w:numPr>
        <w:contextualSpacing w:val="0"/>
      </w:pPr>
      <w:r>
        <w:rPr>
          <w:rFonts w:cstheme="minorHAnsi"/>
          <w:szCs w:val="22"/>
        </w:rPr>
        <w:t xml:space="preserve">For each </w:t>
      </w:r>
      <w:r w:rsidR="00DB3F95" w:rsidRPr="00E4341A">
        <w:t>study</w:t>
      </w:r>
      <w:r>
        <w:t xml:space="preserve"> CA180-653</w:t>
      </w:r>
      <w:r w:rsidR="00DB3F95" w:rsidRPr="00E4341A">
        <w:t xml:space="preserve">, this document </w:t>
      </w:r>
      <w:r w:rsidR="005F068B" w:rsidRPr="00E4341A">
        <w:t xml:space="preserve">will </w:t>
      </w:r>
      <w:r w:rsidR="00E4341A">
        <w:t>be updated to reflect study-</w:t>
      </w:r>
      <w:r w:rsidR="00DB3F95" w:rsidRPr="00E4341A">
        <w:t xml:space="preserve">specific details </w:t>
      </w:r>
      <w:r w:rsidR="00E4341A">
        <w:t>in Section</w:t>
      </w:r>
      <w:r w:rsidR="009A05EB" w:rsidRPr="00E4341A">
        <w:t xml:space="preserve"> </w:t>
      </w:r>
      <w:r w:rsidR="00E4341A">
        <w:t xml:space="preserve">1 which are additional to and/or </w:t>
      </w:r>
      <w:r w:rsidR="004C2162">
        <w:t xml:space="preserve">differ from Section 2: Core </w:t>
      </w:r>
      <w:r w:rsidR="008B6FCE">
        <w:t>AE/</w:t>
      </w:r>
      <w:r w:rsidR="004C2162">
        <w:t>SAE Management Plan.</w:t>
      </w:r>
    </w:p>
    <w:p w14:paraId="160542C1" w14:textId="26374D02" w:rsidR="00E12FAA" w:rsidRDefault="00DB3F95" w:rsidP="002B683F">
      <w:pPr>
        <w:pStyle w:val="ListParagraph"/>
        <w:numPr>
          <w:ilvl w:val="0"/>
          <w:numId w:val="2"/>
        </w:numPr>
        <w:contextualSpacing w:val="0"/>
        <w:rPr>
          <w:rFonts w:cstheme="minorHAnsi"/>
          <w:szCs w:val="22"/>
        </w:rPr>
      </w:pPr>
      <w:r w:rsidRPr="002760A6">
        <w:rPr>
          <w:rFonts w:cstheme="minorHAnsi"/>
          <w:szCs w:val="22"/>
        </w:rPr>
        <w:t>The scope of this document is li</w:t>
      </w:r>
      <w:r w:rsidR="000623BD">
        <w:rPr>
          <w:rFonts w:cstheme="minorHAnsi"/>
          <w:szCs w:val="22"/>
        </w:rPr>
        <w:t>mited to the receipt and</w:t>
      </w:r>
      <w:r w:rsidRPr="002760A6">
        <w:rPr>
          <w:rFonts w:cstheme="minorHAnsi"/>
          <w:szCs w:val="22"/>
        </w:rPr>
        <w:t xml:space="preserve"> processing of </w:t>
      </w:r>
      <w:r w:rsidR="00784785" w:rsidRPr="002760A6">
        <w:rPr>
          <w:rFonts w:cstheme="minorHAnsi"/>
          <w:szCs w:val="22"/>
        </w:rPr>
        <w:t>individual case safety r</w:t>
      </w:r>
      <w:r w:rsidRPr="002760A6">
        <w:rPr>
          <w:rFonts w:cstheme="minorHAnsi"/>
          <w:szCs w:val="22"/>
        </w:rPr>
        <w:t xml:space="preserve">eports and </w:t>
      </w:r>
      <w:r w:rsidR="00784785" w:rsidRPr="002760A6">
        <w:rPr>
          <w:rFonts w:cstheme="minorHAnsi"/>
          <w:szCs w:val="22"/>
        </w:rPr>
        <w:t>p</w:t>
      </w:r>
      <w:r w:rsidR="00C80A06" w:rsidRPr="002760A6">
        <w:rPr>
          <w:rFonts w:cstheme="minorHAnsi"/>
          <w:szCs w:val="22"/>
        </w:rPr>
        <w:t xml:space="preserve">regnancy </w:t>
      </w:r>
      <w:r w:rsidR="00784785" w:rsidRPr="002760A6">
        <w:rPr>
          <w:rFonts w:cstheme="minorHAnsi"/>
          <w:szCs w:val="22"/>
        </w:rPr>
        <w:t>r</w:t>
      </w:r>
      <w:r w:rsidR="002E2D9E">
        <w:rPr>
          <w:rFonts w:cstheme="minorHAnsi"/>
          <w:szCs w:val="22"/>
        </w:rPr>
        <w:t>eports in study CA180-653</w:t>
      </w:r>
      <w:r w:rsidR="00C803C2">
        <w:rPr>
          <w:rFonts w:cstheme="minorHAnsi"/>
          <w:szCs w:val="22"/>
        </w:rPr>
        <w:t>.</w:t>
      </w:r>
    </w:p>
    <w:p w14:paraId="160542C2" w14:textId="77777777" w:rsidR="00C803C2" w:rsidRPr="00C803C2" w:rsidRDefault="00C803C2" w:rsidP="00C803C2">
      <w:pPr>
        <w:rPr>
          <w:rFonts w:cstheme="minorHAnsi"/>
          <w:szCs w:val="22"/>
        </w:rPr>
      </w:pPr>
    </w:p>
    <w:p w14:paraId="160542C3" w14:textId="77777777" w:rsidR="00A653AA" w:rsidRDefault="00A653AA" w:rsidP="00A653AA">
      <w:pPr>
        <w:rPr>
          <w:rFonts w:cstheme="minorHAnsi"/>
          <w:szCs w:val="22"/>
        </w:rPr>
      </w:pPr>
    </w:p>
    <w:p w14:paraId="160542C4" w14:textId="77777777" w:rsidR="000623BD" w:rsidRDefault="000623BD" w:rsidP="00A653AA">
      <w:pPr>
        <w:rPr>
          <w:rFonts w:cstheme="minorHAnsi"/>
          <w:szCs w:val="22"/>
        </w:rPr>
      </w:pPr>
    </w:p>
    <w:p w14:paraId="160542C8" w14:textId="17F3D282" w:rsidR="00C11E16" w:rsidRDefault="00C11E16" w:rsidP="00A653AA">
      <w:pPr>
        <w:rPr>
          <w:rFonts w:cstheme="minorHAnsi"/>
          <w:szCs w:val="22"/>
        </w:rPr>
      </w:pPr>
    </w:p>
    <w:p w14:paraId="7FDF8C7B" w14:textId="1773DB76" w:rsidR="00CE796D" w:rsidRDefault="00CE796D" w:rsidP="00A653AA">
      <w:pPr>
        <w:rPr>
          <w:rFonts w:cstheme="minorHAnsi"/>
          <w:szCs w:val="22"/>
        </w:rPr>
      </w:pPr>
    </w:p>
    <w:p w14:paraId="52B708CB" w14:textId="77777777" w:rsidR="00CE796D" w:rsidRDefault="00CE796D" w:rsidP="00A653AA">
      <w:pPr>
        <w:rPr>
          <w:rFonts w:cstheme="minorHAnsi"/>
          <w:szCs w:val="22"/>
        </w:rPr>
      </w:pPr>
    </w:p>
    <w:p w14:paraId="160542C9" w14:textId="77777777" w:rsidR="00A653AA" w:rsidRDefault="00A653AA" w:rsidP="00A653AA">
      <w:pPr>
        <w:rPr>
          <w:rFonts w:cstheme="minorHAnsi"/>
          <w:szCs w:val="22"/>
        </w:rPr>
      </w:pPr>
    </w:p>
    <w:p w14:paraId="160542CC" w14:textId="212E94A1" w:rsidR="00A653AA" w:rsidRDefault="00A653AA" w:rsidP="00A653AA">
      <w:pPr>
        <w:rPr>
          <w:rFonts w:cstheme="minorHAnsi"/>
          <w:szCs w:val="22"/>
        </w:rPr>
      </w:pPr>
    </w:p>
    <w:sdt>
      <w:sdtPr>
        <w:rPr>
          <w:rFonts w:asciiTheme="minorHAnsi" w:eastAsia="SimSun" w:hAnsiTheme="minorHAnsi" w:cs="Times New Roman"/>
          <w:b w:val="0"/>
          <w:bCs w:val="0"/>
          <w:caps w:val="0"/>
          <w:noProof w:val="0"/>
          <w:color w:val="auto"/>
          <w:sz w:val="22"/>
          <w:szCs w:val="24"/>
          <w:u w:val="none"/>
          <w14:shadow w14:blurRad="0" w14:dist="0" w14:dir="0" w14:sx="0" w14:sy="0" w14:kx="0" w14:ky="0" w14:algn="none">
            <w14:srgbClr w14:val="000000"/>
          </w14:shadow>
        </w:rPr>
        <w:id w:val="439251236"/>
        <w:docPartObj>
          <w:docPartGallery w:val="Table of Contents"/>
          <w:docPartUnique/>
        </w:docPartObj>
      </w:sdtPr>
      <w:sdtContent>
        <w:p w14:paraId="23636FCD" w14:textId="77777777" w:rsidR="00CE796D" w:rsidRDefault="00C71432" w:rsidP="00F87896">
          <w:pPr>
            <w:pStyle w:val="TOCHeading"/>
          </w:pPr>
          <w:r w:rsidRPr="000E7B3B">
            <w:t>Table of Contents</w:t>
          </w:r>
          <w:r w:rsidR="00893F7F">
            <w:fldChar w:fldCharType="begin"/>
          </w:r>
          <w:r w:rsidR="00845852">
            <w:instrText xml:space="preserve"> TOC \o "1-3" \h \z \u </w:instrText>
          </w:r>
          <w:r w:rsidR="00893F7F">
            <w:fldChar w:fldCharType="separate"/>
          </w:r>
        </w:p>
        <w:p w14:paraId="4E2C050A" w14:textId="6203190D" w:rsidR="00CE796D" w:rsidRDefault="00DB06C8">
          <w:pPr>
            <w:pStyle w:val="TOC1"/>
            <w:rPr>
              <w:rFonts w:eastAsiaTheme="minorEastAsia" w:cstheme="minorBidi"/>
              <w:b w:val="0"/>
              <w:caps w:val="0"/>
              <w:color w:val="auto"/>
              <w:spacing w:val="0"/>
              <w:sz w:val="22"/>
              <w:szCs w:val="22"/>
            </w:rPr>
          </w:pPr>
          <w:hyperlink w:anchor="_Toc58316621" w:history="1">
            <w:r w:rsidR="00CE796D" w:rsidRPr="00DD1F23">
              <w:rPr>
                <w:rStyle w:val="Hyperlink"/>
                <w:rFonts w:cstheme="minorHAnsi"/>
                <w:snapToGrid w:val="0"/>
                <w:w w:val="0"/>
              </w:rPr>
              <w:t>SECTION 1:</w:t>
            </w:r>
            <w:r w:rsidR="00CE796D" w:rsidRPr="00DD1F23">
              <w:rPr>
                <w:rStyle w:val="Hyperlink"/>
              </w:rPr>
              <w:t xml:space="preserve"> Study-Specific aE/SAE Management Plan Components</w:t>
            </w:r>
            <w:r w:rsidR="00CE796D">
              <w:rPr>
                <w:webHidden/>
              </w:rPr>
              <w:tab/>
            </w:r>
            <w:r w:rsidR="00CE796D">
              <w:rPr>
                <w:webHidden/>
              </w:rPr>
              <w:fldChar w:fldCharType="begin"/>
            </w:r>
            <w:r w:rsidR="00CE796D">
              <w:rPr>
                <w:webHidden/>
              </w:rPr>
              <w:instrText xml:space="preserve"> PAGEREF _Toc58316621 \h </w:instrText>
            </w:r>
            <w:r w:rsidR="00CE796D">
              <w:rPr>
                <w:webHidden/>
              </w:rPr>
            </w:r>
            <w:r w:rsidR="00CE796D">
              <w:rPr>
                <w:webHidden/>
              </w:rPr>
              <w:fldChar w:fldCharType="separate"/>
            </w:r>
            <w:r w:rsidR="00CE796D">
              <w:rPr>
                <w:webHidden/>
              </w:rPr>
              <w:t>2</w:t>
            </w:r>
            <w:r w:rsidR="00CE796D">
              <w:rPr>
                <w:webHidden/>
              </w:rPr>
              <w:fldChar w:fldCharType="end"/>
            </w:r>
          </w:hyperlink>
        </w:p>
        <w:p w14:paraId="09CA26E1" w14:textId="3A7CDCA5" w:rsidR="00CE796D" w:rsidRDefault="00DB06C8">
          <w:pPr>
            <w:pStyle w:val="TOC2"/>
            <w:rPr>
              <w:rFonts w:eastAsiaTheme="minorEastAsia" w:cstheme="minorBidi"/>
              <w:b w:val="0"/>
              <w:caps w:val="0"/>
              <w:noProof/>
              <w:color w:val="auto"/>
              <w:szCs w:val="22"/>
            </w:rPr>
          </w:pPr>
          <w:hyperlink w:anchor="_Toc58316622" w:history="1">
            <w:r w:rsidR="00CE796D" w:rsidRPr="00DD1F23">
              <w:rPr>
                <w:rStyle w:val="Hyperlink"/>
                <w:rFonts w:cstheme="minorHAnsi"/>
                <w:noProof/>
                <w:snapToGrid w:val="0"/>
                <w:w w:val="0"/>
              </w:rPr>
              <w:t>1.1</w:t>
            </w:r>
            <w:r w:rsidR="00CE796D">
              <w:rPr>
                <w:rFonts w:eastAsiaTheme="minorEastAsia" w:cstheme="minorBidi"/>
                <w:b w:val="0"/>
                <w:caps w:val="0"/>
                <w:noProof/>
                <w:color w:val="auto"/>
                <w:szCs w:val="22"/>
              </w:rPr>
              <w:tab/>
            </w:r>
            <w:r w:rsidR="00CE796D" w:rsidRPr="00DD1F23">
              <w:rPr>
                <w:rStyle w:val="Hyperlink"/>
                <w:noProof/>
              </w:rPr>
              <w:t>STUDY-SPECIFIC ae/SAE MANAGEMENT PLAN APPROVALS</w:t>
            </w:r>
            <w:r w:rsidR="00CE796D">
              <w:rPr>
                <w:noProof/>
                <w:webHidden/>
              </w:rPr>
              <w:tab/>
            </w:r>
            <w:r w:rsidR="00CE796D">
              <w:rPr>
                <w:noProof/>
                <w:webHidden/>
              </w:rPr>
              <w:fldChar w:fldCharType="begin"/>
            </w:r>
            <w:r w:rsidR="00CE796D">
              <w:rPr>
                <w:noProof/>
                <w:webHidden/>
              </w:rPr>
              <w:instrText xml:space="preserve"> PAGEREF _Toc58316622 \h </w:instrText>
            </w:r>
            <w:r w:rsidR="00CE796D">
              <w:rPr>
                <w:noProof/>
                <w:webHidden/>
              </w:rPr>
            </w:r>
            <w:r w:rsidR="00CE796D">
              <w:rPr>
                <w:noProof/>
                <w:webHidden/>
              </w:rPr>
              <w:fldChar w:fldCharType="separate"/>
            </w:r>
            <w:r w:rsidR="00CE796D">
              <w:rPr>
                <w:noProof/>
                <w:webHidden/>
              </w:rPr>
              <w:t>3</w:t>
            </w:r>
            <w:r w:rsidR="00CE796D">
              <w:rPr>
                <w:noProof/>
                <w:webHidden/>
              </w:rPr>
              <w:fldChar w:fldCharType="end"/>
            </w:r>
          </w:hyperlink>
        </w:p>
        <w:p w14:paraId="2B423BD7" w14:textId="2046AB61" w:rsidR="00CE796D" w:rsidRDefault="00DB06C8">
          <w:pPr>
            <w:pStyle w:val="TOC2"/>
            <w:rPr>
              <w:rFonts w:eastAsiaTheme="minorEastAsia" w:cstheme="minorBidi"/>
              <w:b w:val="0"/>
              <w:caps w:val="0"/>
              <w:noProof/>
              <w:color w:val="auto"/>
              <w:szCs w:val="22"/>
            </w:rPr>
          </w:pPr>
          <w:hyperlink w:anchor="_Toc58316623" w:history="1">
            <w:r w:rsidR="00CE796D" w:rsidRPr="00DD1F23">
              <w:rPr>
                <w:rStyle w:val="Hyperlink"/>
                <w:rFonts w:cstheme="minorHAnsi"/>
                <w:noProof/>
                <w:snapToGrid w:val="0"/>
                <w:w w:val="0"/>
              </w:rPr>
              <w:t>1.2</w:t>
            </w:r>
            <w:r w:rsidR="00CE796D">
              <w:rPr>
                <w:rFonts w:eastAsiaTheme="minorEastAsia" w:cstheme="minorBidi"/>
                <w:b w:val="0"/>
                <w:caps w:val="0"/>
                <w:noProof/>
                <w:color w:val="auto"/>
                <w:szCs w:val="22"/>
              </w:rPr>
              <w:tab/>
            </w:r>
            <w:r w:rsidR="00CE796D" w:rsidRPr="00DD1F23">
              <w:rPr>
                <w:rStyle w:val="Hyperlink"/>
                <w:noProof/>
              </w:rPr>
              <w:t>STUDY-SPECIFIC CONTACT INFORMATION</w:t>
            </w:r>
            <w:r w:rsidR="00CE796D">
              <w:rPr>
                <w:noProof/>
                <w:webHidden/>
              </w:rPr>
              <w:tab/>
            </w:r>
            <w:r w:rsidR="00CE796D">
              <w:rPr>
                <w:noProof/>
                <w:webHidden/>
              </w:rPr>
              <w:fldChar w:fldCharType="begin"/>
            </w:r>
            <w:r w:rsidR="00CE796D">
              <w:rPr>
                <w:noProof/>
                <w:webHidden/>
              </w:rPr>
              <w:instrText xml:space="preserve"> PAGEREF _Toc58316623 \h </w:instrText>
            </w:r>
            <w:r w:rsidR="00CE796D">
              <w:rPr>
                <w:noProof/>
                <w:webHidden/>
              </w:rPr>
            </w:r>
            <w:r w:rsidR="00CE796D">
              <w:rPr>
                <w:noProof/>
                <w:webHidden/>
              </w:rPr>
              <w:fldChar w:fldCharType="separate"/>
            </w:r>
            <w:r w:rsidR="00CE796D">
              <w:rPr>
                <w:noProof/>
                <w:webHidden/>
              </w:rPr>
              <w:t>4</w:t>
            </w:r>
            <w:r w:rsidR="00CE796D">
              <w:rPr>
                <w:noProof/>
                <w:webHidden/>
              </w:rPr>
              <w:fldChar w:fldCharType="end"/>
            </w:r>
          </w:hyperlink>
        </w:p>
        <w:p w14:paraId="26FE6021" w14:textId="155E3897" w:rsidR="00CE796D" w:rsidRDefault="00DB06C8">
          <w:pPr>
            <w:pStyle w:val="TOC2"/>
            <w:rPr>
              <w:rFonts w:eastAsiaTheme="minorEastAsia" w:cstheme="minorBidi"/>
              <w:b w:val="0"/>
              <w:caps w:val="0"/>
              <w:noProof/>
              <w:color w:val="auto"/>
              <w:szCs w:val="22"/>
            </w:rPr>
          </w:pPr>
          <w:hyperlink w:anchor="_Toc58316624" w:history="1">
            <w:r w:rsidR="00CE796D" w:rsidRPr="00DD1F23">
              <w:rPr>
                <w:rStyle w:val="Hyperlink"/>
                <w:rFonts w:cstheme="minorHAnsi"/>
                <w:noProof/>
                <w:snapToGrid w:val="0"/>
                <w:w w:val="0"/>
              </w:rPr>
              <w:t>1.3</w:t>
            </w:r>
            <w:r w:rsidR="00CE796D">
              <w:rPr>
                <w:rFonts w:eastAsiaTheme="minorEastAsia" w:cstheme="minorBidi"/>
                <w:b w:val="0"/>
                <w:caps w:val="0"/>
                <w:noProof/>
                <w:color w:val="auto"/>
                <w:szCs w:val="22"/>
              </w:rPr>
              <w:tab/>
            </w:r>
            <w:r w:rsidR="00CE796D" w:rsidRPr="00DD1F23">
              <w:rPr>
                <w:rStyle w:val="Hyperlink"/>
                <w:noProof/>
              </w:rPr>
              <w:t>REGULATORY REPORTING FOR SUSARS</w:t>
            </w:r>
            <w:r w:rsidR="00CE796D">
              <w:rPr>
                <w:noProof/>
                <w:webHidden/>
              </w:rPr>
              <w:tab/>
            </w:r>
            <w:r w:rsidR="00CE796D">
              <w:rPr>
                <w:noProof/>
                <w:webHidden/>
              </w:rPr>
              <w:fldChar w:fldCharType="begin"/>
            </w:r>
            <w:r w:rsidR="00CE796D">
              <w:rPr>
                <w:noProof/>
                <w:webHidden/>
              </w:rPr>
              <w:instrText xml:space="preserve"> PAGEREF _Toc58316624 \h </w:instrText>
            </w:r>
            <w:r w:rsidR="00CE796D">
              <w:rPr>
                <w:noProof/>
                <w:webHidden/>
              </w:rPr>
            </w:r>
            <w:r w:rsidR="00CE796D">
              <w:rPr>
                <w:noProof/>
                <w:webHidden/>
              </w:rPr>
              <w:fldChar w:fldCharType="separate"/>
            </w:r>
            <w:r w:rsidR="00CE796D">
              <w:rPr>
                <w:noProof/>
                <w:webHidden/>
              </w:rPr>
              <w:t>5</w:t>
            </w:r>
            <w:r w:rsidR="00CE796D">
              <w:rPr>
                <w:noProof/>
                <w:webHidden/>
              </w:rPr>
              <w:fldChar w:fldCharType="end"/>
            </w:r>
          </w:hyperlink>
        </w:p>
        <w:p w14:paraId="07BA8E3C" w14:textId="5A1ACE21" w:rsidR="00CE796D" w:rsidRDefault="00DB06C8">
          <w:pPr>
            <w:pStyle w:val="TOC2"/>
            <w:rPr>
              <w:rFonts w:eastAsiaTheme="minorEastAsia" w:cstheme="minorBidi"/>
              <w:b w:val="0"/>
              <w:caps w:val="0"/>
              <w:noProof/>
              <w:color w:val="auto"/>
              <w:szCs w:val="22"/>
            </w:rPr>
          </w:pPr>
          <w:hyperlink w:anchor="_Toc58316625" w:history="1">
            <w:r w:rsidR="00CE796D" w:rsidRPr="00DD1F23">
              <w:rPr>
                <w:rStyle w:val="Hyperlink"/>
                <w:rFonts w:cstheme="minorHAnsi"/>
                <w:noProof/>
                <w:snapToGrid w:val="0"/>
                <w:w w:val="0"/>
              </w:rPr>
              <w:t>1.4</w:t>
            </w:r>
            <w:r w:rsidR="00CE796D">
              <w:rPr>
                <w:rFonts w:eastAsiaTheme="minorEastAsia" w:cstheme="minorBidi"/>
                <w:b w:val="0"/>
                <w:caps w:val="0"/>
                <w:noProof/>
                <w:color w:val="auto"/>
                <w:szCs w:val="22"/>
              </w:rPr>
              <w:tab/>
            </w:r>
            <w:r w:rsidR="00CE796D" w:rsidRPr="00DD1F23">
              <w:rPr>
                <w:rStyle w:val="Hyperlink"/>
                <w:noProof/>
              </w:rPr>
              <w:t>STUDY-SPECIFIC SAE MANAGEMENT CONSIDERATIONS/PROCESSES</w:t>
            </w:r>
            <w:r w:rsidR="00CE796D">
              <w:rPr>
                <w:noProof/>
                <w:webHidden/>
              </w:rPr>
              <w:tab/>
            </w:r>
            <w:r w:rsidR="00CE796D">
              <w:rPr>
                <w:noProof/>
                <w:webHidden/>
              </w:rPr>
              <w:fldChar w:fldCharType="begin"/>
            </w:r>
            <w:r w:rsidR="00CE796D">
              <w:rPr>
                <w:noProof/>
                <w:webHidden/>
              </w:rPr>
              <w:instrText xml:space="preserve"> PAGEREF _Toc58316625 \h </w:instrText>
            </w:r>
            <w:r w:rsidR="00CE796D">
              <w:rPr>
                <w:noProof/>
                <w:webHidden/>
              </w:rPr>
            </w:r>
            <w:r w:rsidR="00CE796D">
              <w:rPr>
                <w:noProof/>
                <w:webHidden/>
              </w:rPr>
              <w:fldChar w:fldCharType="separate"/>
            </w:r>
            <w:r w:rsidR="00CE796D">
              <w:rPr>
                <w:noProof/>
                <w:webHidden/>
              </w:rPr>
              <w:t>6</w:t>
            </w:r>
            <w:r w:rsidR="00CE796D">
              <w:rPr>
                <w:noProof/>
                <w:webHidden/>
              </w:rPr>
              <w:fldChar w:fldCharType="end"/>
            </w:r>
          </w:hyperlink>
        </w:p>
        <w:p w14:paraId="1AEF48C6" w14:textId="1104BE40" w:rsidR="00CE796D" w:rsidRDefault="00DB06C8">
          <w:pPr>
            <w:pStyle w:val="TOC2"/>
            <w:rPr>
              <w:rFonts w:eastAsiaTheme="minorEastAsia" w:cstheme="minorBidi"/>
              <w:b w:val="0"/>
              <w:caps w:val="0"/>
              <w:noProof/>
              <w:color w:val="auto"/>
              <w:szCs w:val="22"/>
            </w:rPr>
          </w:pPr>
          <w:hyperlink w:anchor="_Toc58316626" w:history="1">
            <w:r w:rsidR="00CE796D" w:rsidRPr="00DD1F23">
              <w:rPr>
                <w:rStyle w:val="Hyperlink"/>
                <w:rFonts w:cstheme="minorHAnsi"/>
                <w:noProof/>
                <w:snapToGrid w:val="0"/>
                <w:w w:val="0"/>
              </w:rPr>
              <w:t>1.5</w:t>
            </w:r>
            <w:r w:rsidR="00CE796D">
              <w:rPr>
                <w:rFonts w:eastAsiaTheme="minorEastAsia" w:cstheme="minorBidi"/>
                <w:b w:val="0"/>
                <w:caps w:val="0"/>
                <w:noProof/>
                <w:color w:val="auto"/>
                <w:szCs w:val="22"/>
              </w:rPr>
              <w:tab/>
            </w:r>
            <w:r w:rsidR="00CE796D" w:rsidRPr="00DD1F23">
              <w:rPr>
                <w:rStyle w:val="Hyperlink"/>
                <w:noProof/>
              </w:rPr>
              <w:t>STUDY-SPECIFIC Document History</w:t>
            </w:r>
            <w:r w:rsidR="00CE796D">
              <w:rPr>
                <w:noProof/>
                <w:webHidden/>
              </w:rPr>
              <w:tab/>
            </w:r>
            <w:r w:rsidR="00CE796D">
              <w:rPr>
                <w:noProof/>
                <w:webHidden/>
              </w:rPr>
              <w:fldChar w:fldCharType="begin"/>
            </w:r>
            <w:r w:rsidR="00CE796D">
              <w:rPr>
                <w:noProof/>
                <w:webHidden/>
              </w:rPr>
              <w:instrText xml:space="preserve"> PAGEREF _Toc58316626 \h </w:instrText>
            </w:r>
            <w:r w:rsidR="00CE796D">
              <w:rPr>
                <w:noProof/>
                <w:webHidden/>
              </w:rPr>
            </w:r>
            <w:r w:rsidR="00CE796D">
              <w:rPr>
                <w:noProof/>
                <w:webHidden/>
              </w:rPr>
              <w:fldChar w:fldCharType="separate"/>
            </w:r>
            <w:r w:rsidR="00CE796D">
              <w:rPr>
                <w:noProof/>
                <w:webHidden/>
              </w:rPr>
              <w:t>8</w:t>
            </w:r>
            <w:r w:rsidR="00CE796D">
              <w:rPr>
                <w:noProof/>
                <w:webHidden/>
              </w:rPr>
              <w:fldChar w:fldCharType="end"/>
            </w:r>
          </w:hyperlink>
        </w:p>
        <w:p w14:paraId="68C79783" w14:textId="35837A89" w:rsidR="00CE796D" w:rsidRDefault="00DB06C8">
          <w:pPr>
            <w:pStyle w:val="TOC1"/>
            <w:rPr>
              <w:rFonts w:eastAsiaTheme="minorEastAsia" w:cstheme="minorBidi"/>
              <w:b w:val="0"/>
              <w:caps w:val="0"/>
              <w:color w:val="auto"/>
              <w:spacing w:val="0"/>
              <w:sz w:val="22"/>
              <w:szCs w:val="22"/>
            </w:rPr>
          </w:pPr>
          <w:hyperlink w:anchor="_Toc58316627" w:history="1">
            <w:r w:rsidR="00CE796D" w:rsidRPr="00DD1F23">
              <w:rPr>
                <w:rStyle w:val="Hyperlink"/>
                <w:rFonts w:cstheme="minorHAnsi"/>
                <w:snapToGrid w:val="0"/>
                <w:w w:val="0"/>
              </w:rPr>
              <w:t>SECTION 2:</w:t>
            </w:r>
            <w:r w:rsidR="00CE796D" w:rsidRPr="00DD1F23">
              <w:rPr>
                <w:rStyle w:val="Hyperlink"/>
              </w:rPr>
              <w:t xml:space="preserve"> CORE AE/SAE MANAGEMENT PLAN</w:t>
            </w:r>
            <w:r w:rsidR="00CE796D">
              <w:rPr>
                <w:webHidden/>
              </w:rPr>
              <w:tab/>
            </w:r>
            <w:r w:rsidR="00CE796D">
              <w:rPr>
                <w:webHidden/>
              </w:rPr>
              <w:fldChar w:fldCharType="begin"/>
            </w:r>
            <w:r w:rsidR="00CE796D">
              <w:rPr>
                <w:webHidden/>
              </w:rPr>
              <w:instrText xml:space="preserve"> PAGEREF _Toc58316627 \h </w:instrText>
            </w:r>
            <w:r w:rsidR="00CE796D">
              <w:rPr>
                <w:webHidden/>
              </w:rPr>
            </w:r>
            <w:r w:rsidR="00CE796D">
              <w:rPr>
                <w:webHidden/>
              </w:rPr>
              <w:fldChar w:fldCharType="separate"/>
            </w:r>
            <w:r w:rsidR="00CE796D">
              <w:rPr>
                <w:webHidden/>
              </w:rPr>
              <w:t>10</w:t>
            </w:r>
            <w:r w:rsidR="00CE796D">
              <w:rPr>
                <w:webHidden/>
              </w:rPr>
              <w:fldChar w:fldCharType="end"/>
            </w:r>
          </w:hyperlink>
        </w:p>
        <w:p w14:paraId="4C0C76A6" w14:textId="65B881CA" w:rsidR="00CE796D" w:rsidRDefault="00DB06C8">
          <w:pPr>
            <w:pStyle w:val="TOC2"/>
            <w:rPr>
              <w:rFonts w:eastAsiaTheme="minorEastAsia" w:cstheme="minorBidi"/>
              <w:b w:val="0"/>
              <w:caps w:val="0"/>
              <w:noProof/>
              <w:color w:val="auto"/>
              <w:szCs w:val="22"/>
            </w:rPr>
          </w:pPr>
          <w:hyperlink w:anchor="_Toc58316628" w:history="1">
            <w:r w:rsidR="00CE796D" w:rsidRPr="00DD1F23">
              <w:rPr>
                <w:rStyle w:val="Hyperlink"/>
                <w:rFonts w:cstheme="minorHAnsi"/>
                <w:noProof/>
                <w:snapToGrid w:val="0"/>
                <w:w w:val="0"/>
              </w:rPr>
              <w:t>2.1</w:t>
            </w:r>
            <w:r w:rsidR="00CE796D">
              <w:rPr>
                <w:rFonts w:eastAsiaTheme="minorEastAsia" w:cstheme="minorBidi"/>
                <w:b w:val="0"/>
                <w:caps w:val="0"/>
                <w:noProof/>
                <w:color w:val="auto"/>
                <w:szCs w:val="22"/>
              </w:rPr>
              <w:tab/>
            </w:r>
            <w:r w:rsidR="00CE796D" w:rsidRPr="00DD1F23">
              <w:rPr>
                <w:rStyle w:val="Hyperlink"/>
                <w:noProof/>
              </w:rPr>
              <w:t>CORE AE/SAE MANAGEMENT PLAN APPROVALS</w:t>
            </w:r>
            <w:r w:rsidR="00CE796D">
              <w:rPr>
                <w:noProof/>
                <w:webHidden/>
              </w:rPr>
              <w:tab/>
            </w:r>
            <w:r w:rsidR="00CE796D">
              <w:rPr>
                <w:noProof/>
                <w:webHidden/>
              </w:rPr>
              <w:fldChar w:fldCharType="begin"/>
            </w:r>
            <w:r w:rsidR="00CE796D">
              <w:rPr>
                <w:noProof/>
                <w:webHidden/>
              </w:rPr>
              <w:instrText xml:space="preserve"> PAGEREF _Toc58316628 \h </w:instrText>
            </w:r>
            <w:r w:rsidR="00CE796D">
              <w:rPr>
                <w:noProof/>
                <w:webHidden/>
              </w:rPr>
            </w:r>
            <w:r w:rsidR="00CE796D">
              <w:rPr>
                <w:noProof/>
                <w:webHidden/>
              </w:rPr>
              <w:fldChar w:fldCharType="separate"/>
            </w:r>
            <w:r w:rsidR="00CE796D">
              <w:rPr>
                <w:noProof/>
                <w:webHidden/>
              </w:rPr>
              <w:t>11</w:t>
            </w:r>
            <w:r w:rsidR="00CE796D">
              <w:rPr>
                <w:noProof/>
                <w:webHidden/>
              </w:rPr>
              <w:fldChar w:fldCharType="end"/>
            </w:r>
          </w:hyperlink>
        </w:p>
        <w:p w14:paraId="15309407" w14:textId="0D2ADB36" w:rsidR="00CE796D" w:rsidRDefault="00DB06C8">
          <w:pPr>
            <w:pStyle w:val="TOC2"/>
            <w:rPr>
              <w:rFonts w:eastAsiaTheme="minorEastAsia" w:cstheme="minorBidi"/>
              <w:b w:val="0"/>
              <w:caps w:val="0"/>
              <w:noProof/>
              <w:color w:val="auto"/>
              <w:szCs w:val="22"/>
            </w:rPr>
          </w:pPr>
          <w:hyperlink w:anchor="_Toc58316629" w:history="1">
            <w:r w:rsidR="00CE796D" w:rsidRPr="00DD1F23">
              <w:rPr>
                <w:rStyle w:val="Hyperlink"/>
                <w:rFonts w:cstheme="minorHAnsi"/>
                <w:noProof/>
                <w:snapToGrid w:val="0"/>
                <w:w w:val="0"/>
              </w:rPr>
              <w:t>2.2</w:t>
            </w:r>
            <w:r w:rsidR="00CE796D">
              <w:rPr>
                <w:rFonts w:eastAsiaTheme="minorEastAsia" w:cstheme="minorBidi"/>
                <w:b w:val="0"/>
                <w:caps w:val="0"/>
                <w:noProof/>
                <w:color w:val="auto"/>
                <w:szCs w:val="22"/>
              </w:rPr>
              <w:tab/>
            </w:r>
            <w:r w:rsidR="00CE796D" w:rsidRPr="00DD1F23">
              <w:rPr>
                <w:rStyle w:val="Hyperlink"/>
                <w:noProof/>
              </w:rPr>
              <w:t>DATABASES</w:t>
            </w:r>
            <w:r w:rsidR="00CE796D">
              <w:rPr>
                <w:noProof/>
                <w:webHidden/>
              </w:rPr>
              <w:tab/>
            </w:r>
            <w:r w:rsidR="00CE796D">
              <w:rPr>
                <w:noProof/>
                <w:webHidden/>
              </w:rPr>
              <w:fldChar w:fldCharType="begin"/>
            </w:r>
            <w:r w:rsidR="00CE796D">
              <w:rPr>
                <w:noProof/>
                <w:webHidden/>
              </w:rPr>
              <w:instrText xml:space="preserve"> PAGEREF _Toc58316629 \h </w:instrText>
            </w:r>
            <w:r w:rsidR="00CE796D">
              <w:rPr>
                <w:noProof/>
                <w:webHidden/>
              </w:rPr>
            </w:r>
            <w:r w:rsidR="00CE796D">
              <w:rPr>
                <w:noProof/>
                <w:webHidden/>
              </w:rPr>
              <w:fldChar w:fldCharType="separate"/>
            </w:r>
            <w:r w:rsidR="00CE796D">
              <w:rPr>
                <w:noProof/>
                <w:webHidden/>
              </w:rPr>
              <w:t>12</w:t>
            </w:r>
            <w:r w:rsidR="00CE796D">
              <w:rPr>
                <w:noProof/>
                <w:webHidden/>
              </w:rPr>
              <w:fldChar w:fldCharType="end"/>
            </w:r>
          </w:hyperlink>
        </w:p>
        <w:p w14:paraId="03AB7C3B" w14:textId="6B28E9BE" w:rsidR="00CE796D" w:rsidRDefault="00DB06C8">
          <w:pPr>
            <w:pStyle w:val="TOC2"/>
            <w:rPr>
              <w:rFonts w:eastAsiaTheme="minorEastAsia" w:cstheme="minorBidi"/>
              <w:b w:val="0"/>
              <w:caps w:val="0"/>
              <w:noProof/>
              <w:color w:val="auto"/>
              <w:szCs w:val="22"/>
            </w:rPr>
          </w:pPr>
          <w:hyperlink w:anchor="_Toc58316630" w:history="1">
            <w:r w:rsidR="00CE796D" w:rsidRPr="00DD1F23">
              <w:rPr>
                <w:rStyle w:val="Hyperlink"/>
                <w:rFonts w:cstheme="minorHAnsi"/>
                <w:noProof/>
                <w:snapToGrid w:val="0"/>
                <w:w w:val="0"/>
              </w:rPr>
              <w:t>2.3</w:t>
            </w:r>
            <w:r w:rsidR="00CE796D">
              <w:rPr>
                <w:rFonts w:eastAsiaTheme="minorEastAsia" w:cstheme="minorBidi"/>
                <w:b w:val="0"/>
                <w:caps w:val="0"/>
                <w:noProof/>
                <w:color w:val="auto"/>
                <w:szCs w:val="22"/>
              </w:rPr>
              <w:tab/>
            </w:r>
            <w:r w:rsidR="00CE796D" w:rsidRPr="00DD1F23">
              <w:rPr>
                <w:rStyle w:val="Hyperlink"/>
                <w:noProof/>
              </w:rPr>
              <w:t>REFERENCED STANDARD OPERATING PROCEDURES</w:t>
            </w:r>
            <w:r w:rsidR="00CE796D">
              <w:rPr>
                <w:noProof/>
                <w:webHidden/>
              </w:rPr>
              <w:tab/>
            </w:r>
            <w:r w:rsidR="00CE796D">
              <w:rPr>
                <w:noProof/>
                <w:webHidden/>
              </w:rPr>
              <w:fldChar w:fldCharType="begin"/>
            </w:r>
            <w:r w:rsidR="00CE796D">
              <w:rPr>
                <w:noProof/>
                <w:webHidden/>
              </w:rPr>
              <w:instrText xml:space="preserve"> PAGEREF _Toc58316630 \h </w:instrText>
            </w:r>
            <w:r w:rsidR="00CE796D">
              <w:rPr>
                <w:noProof/>
                <w:webHidden/>
              </w:rPr>
            </w:r>
            <w:r w:rsidR="00CE796D">
              <w:rPr>
                <w:noProof/>
                <w:webHidden/>
              </w:rPr>
              <w:fldChar w:fldCharType="separate"/>
            </w:r>
            <w:r w:rsidR="00CE796D">
              <w:rPr>
                <w:noProof/>
                <w:webHidden/>
              </w:rPr>
              <w:t>12</w:t>
            </w:r>
            <w:r w:rsidR="00CE796D">
              <w:rPr>
                <w:noProof/>
                <w:webHidden/>
              </w:rPr>
              <w:fldChar w:fldCharType="end"/>
            </w:r>
          </w:hyperlink>
        </w:p>
        <w:p w14:paraId="64C992F0" w14:textId="7D276A4D" w:rsidR="00CE796D" w:rsidRDefault="00DB06C8">
          <w:pPr>
            <w:pStyle w:val="TOC3"/>
            <w:tabs>
              <w:tab w:val="left" w:pos="1944"/>
            </w:tabs>
            <w:rPr>
              <w:rFonts w:eastAsiaTheme="minorEastAsia" w:cstheme="minorBidi"/>
              <w:i w:val="0"/>
              <w:sz w:val="22"/>
              <w:szCs w:val="22"/>
            </w:rPr>
          </w:pPr>
          <w:hyperlink w:anchor="_Toc58316631" w:history="1">
            <w:r w:rsidR="00CE796D" w:rsidRPr="00DD1F23">
              <w:rPr>
                <w:rStyle w:val="Hyperlink"/>
              </w:rPr>
              <w:t>2.3.1</w:t>
            </w:r>
            <w:r w:rsidR="00CE796D">
              <w:rPr>
                <w:rFonts w:eastAsiaTheme="minorEastAsia" w:cstheme="minorBidi"/>
                <w:i w:val="0"/>
                <w:sz w:val="22"/>
                <w:szCs w:val="22"/>
              </w:rPr>
              <w:tab/>
            </w:r>
            <w:r w:rsidR="00CE796D" w:rsidRPr="00DD1F23">
              <w:rPr>
                <w:rStyle w:val="Hyperlink"/>
              </w:rPr>
              <w:t>BMS SOPS</w:t>
            </w:r>
            <w:r w:rsidR="00CE796D">
              <w:rPr>
                <w:webHidden/>
              </w:rPr>
              <w:tab/>
            </w:r>
            <w:r w:rsidR="00CE796D">
              <w:rPr>
                <w:webHidden/>
              </w:rPr>
              <w:fldChar w:fldCharType="begin"/>
            </w:r>
            <w:r w:rsidR="00CE796D">
              <w:rPr>
                <w:webHidden/>
              </w:rPr>
              <w:instrText xml:space="preserve"> PAGEREF _Toc58316631 \h </w:instrText>
            </w:r>
            <w:r w:rsidR="00CE796D">
              <w:rPr>
                <w:webHidden/>
              </w:rPr>
            </w:r>
            <w:r w:rsidR="00CE796D">
              <w:rPr>
                <w:webHidden/>
              </w:rPr>
              <w:fldChar w:fldCharType="separate"/>
            </w:r>
            <w:r w:rsidR="00CE796D">
              <w:rPr>
                <w:webHidden/>
              </w:rPr>
              <w:t>12</w:t>
            </w:r>
            <w:r w:rsidR="00CE796D">
              <w:rPr>
                <w:webHidden/>
              </w:rPr>
              <w:fldChar w:fldCharType="end"/>
            </w:r>
          </w:hyperlink>
        </w:p>
        <w:p w14:paraId="2416E12C" w14:textId="4F2C778C" w:rsidR="00CE796D" w:rsidRDefault="00DB06C8">
          <w:pPr>
            <w:pStyle w:val="TOC3"/>
            <w:tabs>
              <w:tab w:val="left" w:pos="1944"/>
            </w:tabs>
            <w:rPr>
              <w:rFonts w:eastAsiaTheme="minorEastAsia" w:cstheme="minorBidi"/>
              <w:i w:val="0"/>
              <w:sz w:val="22"/>
              <w:szCs w:val="22"/>
            </w:rPr>
          </w:pPr>
          <w:hyperlink w:anchor="_Toc58316632" w:history="1">
            <w:r w:rsidR="00CE796D" w:rsidRPr="00DD1F23">
              <w:rPr>
                <w:rStyle w:val="Hyperlink"/>
              </w:rPr>
              <w:t>2.3.2</w:t>
            </w:r>
            <w:r w:rsidR="00CE796D">
              <w:rPr>
                <w:rFonts w:eastAsiaTheme="minorEastAsia" w:cstheme="minorBidi"/>
                <w:i w:val="0"/>
                <w:sz w:val="22"/>
                <w:szCs w:val="22"/>
              </w:rPr>
              <w:tab/>
            </w:r>
            <w:r w:rsidR="00CE796D" w:rsidRPr="00DD1F23">
              <w:rPr>
                <w:rStyle w:val="Hyperlink"/>
              </w:rPr>
              <w:t>Syneos Health SOPS</w:t>
            </w:r>
            <w:r w:rsidR="00CE796D">
              <w:rPr>
                <w:webHidden/>
              </w:rPr>
              <w:tab/>
            </w:r>
            <w:r w:rsidR="00CE796D">
              <w:rPr>
                <w:webHidden/>
              </w:rPr>
              <w:fldChar w:fldCharType="begin"/>
            </w:r>
            <w:r w:rsidR="00CE796D">
              <w:rPr>
                <w:webHidden/>
              </w:rPr>
              <w:instrText xml:space="preserve"> PAGEREF _Toc58316632 \h </w:instrText>
            </w:r>
            <w:r w:rsidR="00CE796D">
              <w:rPr>
                <w:webHidden/>
              </w:rPr>
            </w:r>
            <w:r w:rsidR="00CE796D">
              <w:rPr>
                <w:webHidden/>
              </w:rPr>
              <w:fldChar w:fldCharType="separate"/>
            </w:r>
            <w:r w:rsidR="00CE796D">
              <w:rPr>
                <w:webHidden/>
              </w:rPr>
              <w:t>12</w:t>
            </w:r>
            <w:r w:rsidR="00CE796D">
              <w:rPr>
                <w:webHidden/>
              </w:rPr>
              <w:fldChar w:fldCharType="end"/>
            </w:r>
          </w:hyperlink>
        </w:p>
        <w:p w14:paraId="1CC9229D" w14:textId="3E882549" w:rsidR="00CE796D" w:rsidRDefault="00DB06C8">
          <w:pPr>
            <w:pStyle w:val="TOC2"/>
            <w:rPr>
              <w:rFonts w:eastAsiaTheme="minorEastAsia" w:cstheme="minorBidi"/>
              <w:b w:val="0"/>
              <w:caps w:val="0"/>
              <w:noProof/>
              <w:color w:val="auto"/>
              <w:szCs w:val="22"/>
            </w:rPr>
          </w:pPr>
          <w:hyperlink w:anchor="_Toc58316633" w:history="1">
            <w:r w:rsidR="00CE796D" w:rsidRPr="00DD1F23">
              <w:rPr>
                <w:rStyle w:val="Hyperlink"/>
                <w:rFonts w:cstheme="minorHAnsi"/>
                <w:noProof/>
                <w:snapToGrid w:val="0"/>
                <w:w w:val="0"/>
              </w:rPr>
              <w:t>2.4</w:t>
            </w:r>
            <w:r w:rsidR="00CE796D">
              <w:rPr>
                <w:rFonts w:eastAsiaTheme="minorEastAsia" w:cstheme="minorBidi"/>
                <w:b w:val="0"/>
                <w:caps w:val="0"/>
                <w:noProof/>
                <w:color w:val="auto"/>
                <w:szCs w:val="22"/>
              </w:rPr>
              <w:tab/>
            </w:r>
            <w:r w:rsidR="00CE796D" w:rsidRPr="00DD1F23">
              <w:rPr>
                <w:rStyle w:val="Hyperlink"/>
                <w:noProof/>
              </w:rPr>
              <w:t>RESPONSIBILITIES</w:t>
            </w:r>
            <w:r w:rsidR="00CE796D">
              <w:rPr>
                <w:noProof/>
                <w:webHidden/>
              </w:rPr>
              <w:tab/>
            </w:r>
            <w:r w:rsidR="00CE796D">
              <w:rPr>
                <w:noProof/>
                <w:webHidden/>
              </w:rPr>
              <w:fldChar w:fldCharType="begin"/>
            </w:r>
            <w:r w:rsidR="00CE796D">
              <w:rPr>
                <w:noProof/>
                <w:webHidden/>
              </w:rPr>
              <w:instrText xml:space="preserve"> PAGEREF _Toc58316633 \h </w:instrText>
            </w:r>
            <w:r w:rsidR="00CE796D">
              <w:rPr>
                <w:noProof/>
                <w:webHidden/>
              </w:rPr>
            </w:r>
            <w:r w:rsidR="00CE796D">
              <w:rPr>
                <w:noProof/>
                <w:webHidden/>
              </w:rPr>
              <w:fldChar w:fldCharType="separate"/>
            </w:r>
            <w:r w:rsidR="00CE796D">
              <w:rPr>
                <w:noProof/>
                <w:webHidden/>
              </w:rPr>
              <w:t>12</w:t>
            </w:r>
            <w:r w:rsidR="00CE796D">
              <w:rPr>
                <w:noProof/>
                <w:webHidden/>
              </w:rPr>
              <w:fldChar w:fldCharType="end"/>
            </w:r>
          </w:hyperlink>
        </w:p>
        <w:p w14:paraId="6B419B67" w14:textId="6E6DAE40" w:rsidR="00CE796D" w:rsidRDefault="00DB06C8">
          <w:pPr>
            <w:pStyle w:val="TOC2"/>
            <w:rPr>
              <w:rFonts w:eastAsiaTheme="minorEastAsia" w:cstheme="minorBidi"/>
              <w:b w:val="0"/>
              <w:caps w:val="0"/>
              <w:noProof/>
              <w:color w:val="auto"/>
              <w:szCs w:val="22"/>
            </w:rPr>
          </w:pPr>
          <w:hyperlink w:anchor="_Toc58316634" w:history="1">
            <w:r w:rsidR="00CE796D" w:rsidRPr="00DD1F23">
              <w:rPr>
                <w:rStyle w:val="Hyperlink"/>
                <w:rFonts w:cstheme="minorHAnsi"/>
                <w:noProof/>
                <w:snapToGrid w:val="0"/>
                <w:w w:val="0"/>
              </w:rPr>
              <w:t>2.5</w:t>
            </w:r>
            <w:r w:rsidR="00CE796D">
              <w:rPr>
                <w:rFonts w:eastAsiaTheme="minorEastAsia" w:cstheme="minorBidi"/>
                <w:b w:val="0"/>
                <w:caps w:val="0"/>
                <w:noProof/>
                <w:color w:val="auto"/>
                <w:szCs w:val="22"/>
              </w:rPr>
              <w:tab/>
            </w:r>
            <w:r w:rsidR="00CE796D" w:rsidRPr="00DD1F23">
              <w:rPr>
                <w:rStyle w:val="Hyperlink"/>
                <w:noProof/>
              </w:rPr>
              <w:t>TRAINING OF INVESTIGATORS AND STAFF ON AE/SAE REPORTING PROCEDURES</w:t>
            </w:r>
            <w:r w:rsidR="00CE796D">
              <w:rPr>
                <w:noProof/>
                <w:webHidden/>
              </w:rPr>
              <w:tab/>
            </w:r>
            <w:r w:rsidR="00CE796D">
              <w:rPr>
                <w:noProof/>
                <w:webHidden/>
              </w:rPr>
              <w:fldChar w:fldCharType="begin"/>
            </w:r>
            <w:r w:rsidR="00CE796D">
              <w:rPr>
                <w:noProof/>
                <w:webHidden/>
              </w:rPr>
              <w:instrText xml:space="preserve"> PAGEREF _Toc58316634 \h </w:instrText>
            </w:r>
            <w:r w:rsidR="00CE796D">
              <w:rPr>
                <w:noProof/>
                <w:webHidden/>
              </w:rPr>
            </w:r>
            <w:r w:rsidR="00CE796D">
              <w:rPr>
                <w:noProof/>
                <w:webHidden/>
              </w:rPr>
              <w:fldChar w:fldCharType="separate"/>
            </w:r>
            <w:r w:rsidR="00CE796D">
              <w:rPr>
                <w:noProof/>
                <w:webHidden/>
              </w:rPr>
              <w:t>13</w:t>
            </w:r>
            <w:r w:rsidR="00CE796D">
              <w:rPr>
                <w:noProof/>
                <w:webHidden/>
              </w:rPr>
              <w:fldChar w:fldCharType="end"/>
            </w:r>
          </w:hyperlink>
        </w:p>
        <w:p w14:paraId="4EF3AB5D" w14:textId="67BEB339" w:rsidR="00CE796D" w:rsidRDefault="00DB06C8">
          <w:pPr>
            <w:pStyle w:val="TOC2"/>
            <w:rPr>
              <w:rFonts w:eastAsiaTheme="minorEastAsia" w:cstheme="minorBidi"/>
              <w:b w:val="0"/>
              <w:caps w:val="0"/>
              <w:noProof/>
              <w:color w:val="auto"/>
              <w:szCs w:val="22"/>
            </w:rPr>
          </w:pPr>
          <w:hyperlink w:anchor="_Toc58316635" w:history="1">
            <w:r w:rsidR="00CE796D" w:rsidRPr="00DD1F23">
              <w:rPr>
                <w:rStyle w:val="Hyperlink"/>
                <w:rFonts w:cstheme="minorHAnsi"/>
                <w:noProof/>
                <w:snapToGrid w:val="0"/>
                <w:w w:val="0"/>
              </w:rPr>
              <w:t>2.6</w:t>
            </w:r>
            <w:r w:rsidR="00CE796D">
              <w:rPr>
                <w:rFonts w:eastAsiaTheme="minorEastAsia" w:cstheme="minorBidi"/>
                <w:b w:val="0"/>
                <w:caps w:val="0"/>
                <w:noProof/>
                <w:color w:val="auto"/>
                <w:szCs w:val="22"/>
              </w:rPr>
              <w:tab/>
            </w:r>
            <w:r w:rsidR="00CE796D" w:rsidRPr="00DD1F23">
              <w:rPr>
                <w:rStyle w:val="Hyperlink"/>
                <w:noProof/>
              </w:rPr>
              <w:t>PROCEDURES</w:t>
            </w:r>
            <w:r w:rsidR="00CE796D">
              <w:rPr>
                <w:noProof/>
                <w:webHidden/>
              </w:rPr>
              <w:tab/>
            </w:r>
            <w:r w:rsidR="00CE796D">
              <w:rPr>
                <w:noProof/>
                <w:webHidden/>
              </w:rPr>
              <w:fldChar w:fldCharType="begin"/>
            </w:r>
            <w:r w:rsidR="00CE796D">
              <w:rPr>
                <w:noProof/>
                <w:webHidden/>
              </w:rPr>
              <w:instrText xml:space="preserve"> PAGEREF _Toc58316635 \h </w:instrText>
            </w:r>
            <w:r w:rsidR="00CE796D">
              <w:rPr>
                <w:noProof/>
                <w:webHidden/>
              </w:rPr>
            </w:r>
            <w:r w:rsidR="00CE796D">
              <w:rPr>
                <w:noProof/>
                <w:webHidden/>
              </w:rPr>
              <w:fldChar w:fldCharType="separate"/>
            </w:r>
            <w:r w:rsidR="00CE796D">
              <w:rPr>
                <w:noProof/>
                <w:webHidden/>
              </w:rPr>
              <w:t>14</w:t>
            </w:r>
            <w:r w:rsidR="00CE796D">
              <w:rPr>
                <w:noProof/>
                <w:webHidden/>
              </w:rPr>
              <w:fldChar w:fldCharType="end"/>
            </w:r>
          </w:hyperlink>
        </w:p>
        <w:p w14:paraId="7501ECD1" w14:textId="0543CEBD" w:rsidR="00CE796D" w:rsidRDefault="00DB06C8">
          <w:pPr>
            <w:pStyle w:val="TOC3"/>
            <w:tabs>
              <w:tab w:val="left" w:pos="1944"/>
            </w:tabs>
            <w:rPr>
              <w:rFonts w:eastAsiaTheme="minorEastAsia" w:cstheme="minorBidi"/>
              <w:i w:val="0"/>
              <w:sz w:val="22"/>
              <w:szCs w:val="22"/>
            </w:rPr>
          </w:pPr>
          <w:hyperlink w:anchor="_Toc58316636" w:history="1">
            <w:r w:rsidR="00CE796D" w:rsidRPr="00DD1F23">
              <w:rPr>
                <w:rStyle w:val="Hyperlink"/>
              </w:rPr>
              <w:t>2.6.1</w:t>
            </w:r>
            <w:r w:rsidR="00CE796D">
              <w:rPr>
                <w:rFonts w:eastAsiaTheme="minorEastAsia" w:cstheme="minorBidi"/>
                <w:i w:val="0"/>
                <w:sz w:val="22"/>
                <w:szCs w:val="22"/>
              </w:rPr>
              <w:tab/>
            </w:r>
            <w:r w:rsidR="00CE796D" w:rsidRPr="00DD1F23">
              <w:rPr>
                <w:rStyle w:val="Hyperlink"/>
              </w:rPr>
              <w:t>Receipt, Logging, and Triage</w:t>
            </w:r>
            <w:r w:rsidR="00CE796D">
              <w:rPr>
                <w:webHidden/>
              </w:rPr>
              <w:tab/>
            </w:r>
            <w:r w:rsidR="00CE796D">
              <w:rPr>
                <w:webHidden/>
              </w:rPr>
              <w:fldChar w:fldCharType="begin"/>
            </w:r>
            <w:r w:rsidR="00CE796D">
              <w:rPr>
                <w:webHidden/>
              </w:rPr>
              <w:instrText xml:space="preserve"> PAGEREF _Toc58316636 \h </w:instrText>
            </w:r>
            <w:r w:rsidR="00CE796D">
              <w:rPr>
                <w:webHidden/>
              </w:rPr>
            </w:r>
            <w:r w:rsidR="00CE796D">
              <w:rPr>
                <w:webHidden/>
              </w:rPr>
              <w:fldChar w:fldCharType="separate"/>
            </w:r>
            <w:r w:rsidR="00CE796D">
              <w:rPr>
                <w:webHidden/>
              </w:rPr>
              <w:t>14</w:t>
            </w:r>
            <w:r w:rsidR="00CE796D">
              <w:rPr>
                <w:webHidden/>
              </w:rPr>
              <w:fldChar w:fldCharType="end"/>
            </w:r>
          </w:hyperlink>
        </w:p>
        <w:p w14:paraId="65E70C8D" w14:textId="0DF94D68" w:rsidR="00CE796D" w:rsidRDefault="00DB06C8">
          <w:pPr>
            <w:pStyle w:val="TOC3"/>
            <w:tabs>
              <w:tab w:val="left" w:pos="1944"/>
            </w:tabs>
            <w:rPr>
              <w:rFonts w:eastAsiaTheme="minorEastAsia" w:cstheme="minorBidi"/>
              <w:i w:val="0"/>
              <w:sz w:val="22"/>
              <w:szCs w:val="22"/>
            </w:rPr>
          </w:pPr>
          <w:hyperlink w:anchor="_Toc58316637" w:history="1">
            <w:r w:rsidR="00CE796D" w:rsidRPr="00DD1F23">
              <w:rPr>
                <w:rStyle w:val="Hyperlink"/>
              </w:rPr>
              <w:t>2.6.2</w:t>
            </w:r>
            <w:r w:rsidR="00CE796D">
              <w:rPr>
                <w:rFonts w:eastAsiaTheme="minorEastAsia" w:cstheme="minorBidi"/>
                <w:i w:val="0"/>
                <w:sz w:val="22"/>
                <w:szCs w:val="22"/>
              </w:rPr>
              <w:tab/>
            </w:r>
            <w:r w:rsidR="00CE796D" w:rsidRPr="00DD1F23">
              <w:rPr>
                <w:rStyle w:val="Hyperlink"/>
              </w:rPr>
              <w:t>Data Entry/Tracking</w:t>
            </w:r>
            <w:r w:rsidR="00CE796D">
              <w:rPr>
                <w:webHidden/>
              </w:rPr>
              <w:tab/>
            </w:r>
            <w:r w:rsidR="00CE796D">
              <w:rPr>
                <w:webHidden/>
              </w:rPr>
              <w:fldChar w:fldCharType="begin"/>
            </w:r>
            <w:r w:rsidR="00CE796D">
              <w:rPr>
                <w:webHidden/>
              </w:rPr>
              <w:instrText xml:space="preserve"> PAGEREF _Toc58316637 \h </w:instrText>
            </w:r>
            <w:r w:rsidR="00CE796D">
              <w:rPr>
                <w:webHidden/>
              </w:rPr>
            </w:r>
            <w:r w:rsidR="00CE796D">
              <w:rPr>
                <w:webHidden/>
              </w:rPr>
              <w:fldChar w:fldCharType="separate"/>
            </w:r>
            <w:r w:rsidR="00CE796D">
              <w:rPr>
                <w:webHidden/>
              </w:rPr>
              <w:t>14</w:t>
            </w:r>
            <w:r w:rsidR="00CE796D">
              <w:rPr>
                <w:webHidden/>
              </w:rPr>
              <w:fldChar w:fldCharType="end"/>
            </w:r>
          </w:hyperlink>
        </w:p>
        <w:p w14:paraId="6BD97C86" w14:textId="0B846FB6" w:rsidR="00CE796D" w:rsidRDefault="00DB06C8">
          <w:pPr>
            <w:pStyle w:val="TOC3"/>
            <w:tabs>
              <w:tab w:val="left" w:pos="1944"/>
            </w:tabs>
            <w:rPr>
              <w:rFonts w:eastAsiaTheme="minorEastAsia" w:cstheme="minorBidi"/>
              <w:i w:val="0"/>
              <w:sz w:val="22"/>
              <w:szCs w:val="22"/>
            </w:rPr>
          </w:pPr>
          <w:hyperlink w:anchor="_Toc58316638" w:history="1">
            <w:r w:rsidR="00CE796D" w:rsidRPr="00DD1F23">
              <w:rPr>
                <w:rStyle w:val="Hyperlink"/>
              </w:rPr>
              <w:t>2.6.3</w:t>
            </w:r>
            <w:r w:rsidR="00CE796D">
              <w:rPr>
                <w:rFonts w:eastAsiaTheme="minorEastAsia" w:cstheme="minorBidi"/>
                <w:i w:val="0"/>
                <w:sz w:val="22"/>
                <w:szCs w:val="22"/>
              </w:rPr>
              <w:tab/>
            </w:r>
            <w:r w:rsidR="00CE796D" w:rsidRPr="00DD1F23">
              <w:rPr>
                <w:rStyle w:val="Hyperlink"/>
              </w:rPr>
              <w:t>Notification of AE/SAE to BMS</w:t>
            </w:r>
            <w:r w:rsidR="00CE796D">
              <w:rPr>
                <w:webHidden/>
              </w:rPr>
              <w:tab/>
            </w:r>
            <w:r w:rsidR="00CE796D">
              <w:rPr>
                <w:webHidden/>
              </w:rPr>
              <w:fldChar w:fldCharType="begin"/>
            </w:r>
            <w:r w:rsidR="00CE796D">
              <w:rPr>
                <w:webHidden/>
              </w:rPr>
              <w:instrText xml:space="preserve"> PAGEREF _Toc58316638 \h </w:instrText>
            </w:r>
            <w:r w:rsidR="00CE796D">
              <w:rPr>
                <w:webHidden/>
              </w:rPr>
            </w:r>
            <w:r w:rsidR="00CE796D">
              <w:rPr>
                <w:webHidden/>
              </w:rPr>
              <w:fldChar w:fldCharType="separate"/>
            </w:r>
            <w:r w:rsidR="00CE796D">
              <w:rPr>
                <w:webHidden/>
              </w:rPr>
              <w:t>15</w:t>
            </w:r>
            <w:r w:rsidR="00CE796D">
              <w:rPr>
                <w:webHidden/>
              </w:rPr>
              <w:fldChar w:fldCharType="end"/>
            </w:r>
          </w:hyperlink>
        </w:p>
        <w:p w14:paraId="118B11D3" w14:textId="39427D1F" w:rsidR="00CE796D" w:rsidRDefault="00DB06C8">
          <w:pPr>
            <w:pStyle w:val="TOC3"/>
            <w:tabs>
              <w:tab w:val="left" w:pos="1944"/>
            </w:tabs>
            <w:rPr>
              <w:rFonts w:eastAsiaTheme="minorEastAsia" w:cstheme="minorBidi"/>
              <w:i w:val="0"/>
              <w:sz w:val="22"/>
              <w:szCs w:val="22"/>
            </w:rPr>
          </w:pPr>
          <w:hyperlink w:anchor="_Toc58316639" w:history="1">
            <w:r w:rsidR="00CE796D" w:rsidRPr="00DD1F23">
              <w:rPr>
                <w:rStyle w:val="Hyperlink"/>
              </w:rPr>
              <w:t>2.6.4</w:t>
            </w:r>
            <w:r w:rsidR="00CE796D">
              <w:rPr>
                <w:rFonts w:eastAsiaTheme="minorEastAsia" w:cstheme="minorBidi"/>
                <w:i w:val="0"/>
                <w:sz w:val="22"/>
                <w:szCs w:val="22"/>
              </w:rPr>
              <w:tab/>
            </w:r>
            <w:r w:rsidR="00CE796D" w:rsidRPr="00DD1F23">
              <w:rPr>
                <w:rStyle w:val="Hyperlink"/>
              </w:rPr>
              <w:t>eDC Contingency Plan (when applicable)</w:t>
            </w:r>
            <w:r w:rsidR="00CE796D">
              <w:rPr>
                <w:webHidden/>
              </w:rPr>
              <w:tab/>
            </w:r>
            <w:r w:rsidR="00CE796D">
              <w:rPr>
                <w:webHidden/>
              </w:rPr>
              <w:fldChar w:fldCharType="begin"/>
            </w:r>
            <w:r w:rsidR="00CE796D">
              <w:rPr>
                <w:webHidden/>
              </w:rPr>
              <w:instrText xml:space="preserve"> PAGEREF _Toc58316639 \h </w:instrText>
            </w:r>
            <w:r w:rsidR="00CE796D">
              <w:rPr>
                <w:webHidden/>
              </w:rPr>
            </w:r>
            <w:r w:rsidR="00CE796D">
              <w:rPr>
                <w:webHidden/>
              </w:rPr>
              <w:fldChar w:fldCharType="separate"/>
            </w:r>
            <w:r w:rsidR="00CE796D">
              <w:rPr>
                <w:webHidden/>
              </w:rPr>
              <w:t>15</w:t>
            </w:r>
            <w:r w:rsidR="00CE796D">
              <w:rPr>
                <w:webHidden/>
              </w:rPr>
              <w:fldChar w:fldCharType="end"/>
            </w:r>
          </w:hyperlink>
        </w:p>
        <w:p w14:paraId="1F3789EC" w14:textId="69B96A8E" w:rsidR="00CE796D" w:rsidRDefault="00DB06C8">
          <w:pPr>
            <w:pStyle w:val="TOC3"/>
            <w:tabs>
              <w:tab w:val="left" w:pos="1944"/>
            </w:tabs>
            <w:rPr>
              <w:rFonts w:eastAsiaTheme="minorEastAsia" w:cstheme="minorBidi"/>
              <w:i w:val="0"/>
              <w:sz w:val="22"/>
              <w:szCs w:val="22"/>
            </w:rPr>
          </w:pPr>
          <w:hyperlink w:anchor="_Toc58316640" w:history="1">
            <w:r w:rsidR="00CE796D" w:rsidRPr="00DD1F23">
              <w:rPr>
                <w:rStyle w:val="Hyperlink"/>
              </w:rPr>
              <w:t>2.6.5</w:t>
            </w:r>
            <w:r w:rsidR="00CE796D">
              <w:rPr>
                <w:rFonts w:eastAsiaTheme="minorEastAsia" w:cstheme="minorBidi"/>
                <w:i w:val="0"/>
                <w:sz w:val="22"/>
                <w:szCs w:val="22"/>
              </w:rPr>
              <w:tab/>
            </w:r>
            <w:r w:rsidR="00CE796D" w:rsidRPr="00DD1F23">
              <w:rPr>
                <w:rStyle w:val="Hyperlink"/>
              </w:rPr>
              <w:t>Follow Up/Queries</w:t>
            </w:r>
            <w:r w:rsidR="00CE796D">
              <w:rPr>
                <w:webHidden/>
              </w:rPr>
              <w:tab/>
            </w:r>
            <w:r w:rsidR="00CE796D">
              <w:rPr>
                <w:webHidden/>
              </w:rPr>
              <w:fldChar w:fldCharType="begin"/>
            </w:r>
            <w:r w:rsidR="00CE796D">
              <w:rPr>
                <w:webHidden/>
              </w:rPr>
              <w:instrText xml:space="preserve"> PAGEREF _Toc58316640 \h </w:instrText>
            </w:r>
            <w:r w:rsidR="00CE796D">
              <w:rPr>
                <w:webHidden/>
              </w:rPr>
            </w:r>
            <w:r w:rsidR="00CE796D">
              <w:rPr>
                <w:webHidden/>
              </w:rPr>
              <w:fldChar w:fldCharType="separate"/>
            </w:r>
            <w:r w:rsidR="00CE796D">
              <w:rPr>
                <w:webHidden/>
              </w:rPr>
              <w:t>15</w:t>
            </w:r>
            <w:r w:rsidR="00CE796D">
              <w:rPr>
                <w:webHidden/>
              </w:rPr>
              <w:fldChar w:fldCharType="end"/>
            </w:r>
          </w:hyperlink>
        </w:p>
        <w:p w14:paraId="30B2D40A" w14:textId="44E69823" w:rsidR="00CE796D" w:rsidRDefault="00DB06C8">
          <w:pPr>
            <w:pStyle w:val="TOC3"/>
            <w:tabs>
              <w:tab w:val="left" w:pos="1944"/>
            </w:tabs>
            <w:rPr>
              <w:rFonts w:eastAsiaTheme="minorEastAsia" w:cstheme="minorBidi"/>
              <w:i w:val="0"/>
              <w:sz w:val="22"/>
              <w:szCs w:val="22"/>
            </w:rPr>
          </w:pPr>
          <w:hyperlink w:anchor="_Toc58316641" w:history="1">
            <w:r w:rsidR="00CE796D" w:rsidRPr="00DD1F23">
              <w:rPr>
                <w:rStyle w:val="Hyperlink"/>
              </w:rPr>
              <w:t>2.6.6</w:t>
            </w:r>
            <w:r w:rsidR="00CE796D">
              <w:rPr>
                <w:rFonts w:eastAsiaTheme="minorEastAsia" w:cstheme="minorBidi"/>
                <w:i w:val="0"/>
                <w:sz w:val="22"/>
                <w:szCs w:val="22"/>
              </w:rPr>
              <w:tab/>
            </w:r>
            <w:r w:rsidR="00CE796D" w:rsidRPr="00DD1F23">
              <w:rPr>
                <w:rStyle w:val="Hyperlink"/>
              </w:rPr>
              <w:t>Pregnancy</w:t>
            </w:r>
            <w:r w:rsidR="00CE796D">
              <w:rPr>
                <w:webHidden/>
              </w:rPr>
              <w:tab/>
            </w:r>
            <w:r w:rsidR="00CE796D">
              <w:rPr>
                <w:webHidden/>
              </w:rPr>
              <w:fldChar w:fldCharType="begin"/>
            </w:r>
            <w:r w:rsidR="00CE796D">
              <w:rPr>
                <w:webHidden/>
              </w:rPr>
              <w:instrText xml:space="preserve"> PAGEREF _Toc58316641 \h </w:instrText>
            </w:r>
            <w:r w:rsidR="00CE796D">
              <w:rPr>
                <w:webHidden/>
              </w:rPr>
            </w:r>
            <w:r w:rsidR="00CE796D">
              <w:rPr>
                <w:webHidden/>
              </w:rPr>
              <w:fldChar w:fldCharType="separate"/>
            </w:r>
            <w:r w:rsidR="00CE796D">
              <w:rPr>
                <w:webHidden/>
              </w:rPr>
              <w:t>15</w:t>
            </w:r>
            <w:r w:rsidR="00CE796D">
              <w:rPr>
                <w:webHidden/>
              </w:rPr>
              <w:fldChar w:fldCharType="end"/>
            </w:r>
          </w:hyperlink>
        </w:p>
        <w:p w14:paraId="577D4B0A" w14:textId="331B20EE" w:rsidR="00CE796D" w:rsidRDefault="00DB06C8">
          <w:pPr>
            <w:pStyle w:val="TOC3"/>
            <w:tabs>
              <w:tab w:val="left" w:pos="1944"/>
            </w:tabs>
            <w:rPr>
              <w:rFonts w:eastAsiaTheme="minorEastAsia" w:cstheme="minorBidi"/>
              <w:i w:val="0"/>
              <w:sz w:val="22"/>
              <w:szCs w:val="22"/>
            </w:rPr>
          </w:pPr>
          <w:hyperlink w:anchor="_Toc58316642" w:history="1">
            <w:r w:rsidR="00CE796D" w:rsidRPr="00DD1F23">
              <w:rPr>
                <w:rStyle w:val="Hyperlink"/>
              </w:rPr>
              <w:t>2.6.7</w:t>
            </w:r>
            <w:r w:rsidR="00CE796D">
              <w:rPr>
                <w:rFonts w:eastAsiaTheme="minorEastAsia" w:cstheme="minorBidi"/>
                <w:i w:val="0"/>
                <w:sz w:val="22"/>
                <w:szCs w:val="22"/>
              </w:rPr>
              <w:tab/>
            </w:r>
            <w:r w:rsidR="00CE796D" w:rsidRPr="00DD1F23">
              <w:rPr>
                <w:rStyle w:val="Hyperlink"/>
              </w:rPr>
              <w:t>Unexpected Benefit</w:t>
            </w:r>
            <w:r w:rsidR="00CE796D">
              <w:rPr>
                <w:webHidden/>
              </w:rPr>
              <w:tab/>
            </w:r>
            <w:r w:rsidR="00CE796D">
              <w:rPr>
                <w:webHidden/>
              </w:rPr>
              <w:fldChar w:fldCharType="begin"/>
            </w:r>
            <w:r w:rsidR="00CE796D">
              <w:rPr>
                <w:webHidden/>
              </w:rPr>
              <w:instrText xml:space="preserve"> PAGEREF _Toc58316642 \h </w:instrText>
            </w:r>
            <w:r w:rsidR="00CE796D">
              <w:rPr>
                <w:webHidden/>
              </w:rPr>
            </w:r>
            <w:r w:rsidR="00CE796D">
              <w:rPr>
                <w:webHidden/>
              </w:rPr>
              <w:fldChar w:fldCharType="separate"/>
            </w:r>
            <w:r w:rsidR="00CE796D">
              <w:rPr>
                <w:webHidden/>
              </w:rPr>
              <w:t>16</w:t>
            </w:r>
            <w:r w:rsidR="00CE796D">
              <w:rPr>
                <w:webHidden/>
              </w:rPr>
              <w:fldChar w:fldCharType="end"/>
            </w:r>
          </w:hyperlink>
        </w:p>
        <w:p w14:paraId="7CB49C71" w14:textId="4848047F" w:rsidR="00CE796D" w:rsidRDefault="00DB06C8">
          <w:pPr>
            <w:pStyle w:val="TOC3"/>
            <w:tabs>
              <w:tab w:val="left" w:pos="1944"/>
            </w:tabs>
            <w:rPr>
              <w:rFonts w:eastAsiaTheme="minorEastAsia" w:cstheme="minorBidi"/>
              <w:i w:val="0"/>
              <w:sz w:val="22"/>
              <w:szCs w:val="22"/>
            </w:rPr>
          </w:pPr>
          <w:hyperlink w:anchor="_Toc58316643" w:history="1">
            <w:r w:rsidR="00CE796D" w:rsidRPr="00DD1F23">
              <w:rPr>
                <w:rStyle w:val="Hyperlink"/>
              </w:rPr>
              <w:t>2.6.8</w:t>
            </w:r>
            <w:r w:rsidR="00CE796D">
              <w:rPr>
                <w:rFonts w:eastAsiaTheme="minorEastAsia" w:cstheme="minorBidi"/>
                <w:i w:val="0"/>
                <w:sz w:val="22"/>
                <w:szCs w:val="22"/>
              </w:rPr>
              <w:tab/>
            </w:r>
            <w:r w:rsidR="00CE796D" w:rsidRPr="00DD1F23">
              <w:rPr>
                <w:rStyle w:val="Hyperlink"/>
              </w:rPr>
              <w:t>Case Completion</w:t>
            </w:r>
            <w:r w:rsidR="00CE796D">
              <w:rPr>
                <w:webHidden/>
              </w:rPr>
              <w:tab/>
            </w:r>
            <w:r w:rsidR="00CE796D">
              <w:rPr>
                <w:webHidden/>
              </w:rPr>
              <w:fldChar w:fldCharType="begin"/>
            </w:r>
            <w:r w:rsidR="00CE796D">
              <w:rPr>
                <w:webHidden/>
              </w:rPr>
              <w:instrText xml:space="preserve"> PAGEREF _Toc58316643 \h </w:instrText>
            </w:r>
            <w:r w:rsidR="00CE796D">
              <w:rPr>
                <w:webHidden/>
              </w:rPr>
            </w:r>
            <w:r w:rsidR="00CE796D">
              <w:rPr>
                <w:webHidden/>
              </w:rPr>
              <w:fldChar w:fldCharType="separate"/>
            </w:r>
            <w:r w:rsidR="00CE796D">
              <w:rPr>
                <w:webHidden/>
              </w:rPr>
              <w:t>16</w:t>
            </w:r>
            <w:r w:rsidR="00CE796D">
              <w:rPr>
                <w:webHidden/>
              </w:rPr>
              <w:fldChar w:fldCharType="end"/>
            </w:r>
          </w:hyperlink>
        </w:p>
        <w:p w14:paraId="37E284C7" w14:textId="0F0AB814" w:rsidR="00CE796D" w:rsidRDefault="00DB06C8">
          <w:pPr>
            <w:pStyle w:val="TOC3"/>
            <w:tabs>
              <w:tab w:val="left" w:pos="1944"/>
            </w:tabs>
            <w:rPr>
              <w:rFonts w:eastAsiaTheme="minorEastAsia" w:cstheme="minorBidi"/>
              <w:i w:val="0"/>
              <w:sz w:val="22"/>
              <w:szCs w:val="22"/>
            </w:rPr>
          </w:pPr>
          <w:hyperlink w:anchor="_Toc58316644" w:history="1">
            <w:r w:rsidR="00CE796D" w:rsidRPr="00DD1F23">
              <w:rPr>
                <w:rStyle w:val="Hyperlink"/>
                <w:lang w:eastAsia="en-GB"/>
              </w:rPr>
              <w:t>2.6.9</w:t>
            </w:r>
            <w:r w:rsidR="00CE796D">
              <w:rPr>
                <w:rFonts w:eastAsiaTheme="minorEastAsia" w:cstheme="minorBidi"/>
                <w:i w:val="0"/>
                <w:sz w:val="22"/>
                <w:szCs w:val="22"/>
              </w:rPr>
              <w:tab/>
            </w:r>
            <w:r w:rsidR="00CE796D" w:rsidRPr="00DD1F23">
              <w:rPr>
                <w:rStyle w:val="Hyperlink"/>
                <w:lang w:eastAsia="en-GB"/>
              </w:rPr>
              <w:t>Case Filing and Retention</w:t>
            </w:r>
            <w:r w:rsidR="00CE796D">
              <w:rPr>
                <w:webHidden/>
              </w:rPr>
              <w:tab/>
            </w:r>
            <w:r w:rsidR="00CE796D">
              <w:rPr>
                <w:webHidden/>
              </w:rPr>
              <w:fldChar w:fldCharType="begin"/>
            </w:r>
            <w:r w:rsidR="00CE796D">
              <w:rPr>
                <w:webHidden/>
              </w:rPr>
              <w:instrText xml:space="preserve"> PAGEREF _Toc58316644 \h </w:instrText>
            </w:r>
            <w:r w:rsidR="00CE796D">
              <w:rPr>
                <w:webHidden/>
              </w:rPr>
            </w:r>
            <w:r w:rsidR="00CE796D">
              <w:rPr>
                <w:webHidden/>
              </w:rPr>
              <w:fldChar w:fldCharType="separate"/>
            </w:r>
            <w:r w:rsidR="00CE796D">
              <w:rPr>
                <w:webHidden/>
              </w:rPr>
              <w:t>16</w:t>
            </w:r>
            <w:r w:rsidR="00CE796D">
              <w:rPr>
                <w:webHidden/>
              </w:rPr>
              <w:fldChar w:fldCharType="end"/>
            </w:r>
          </w:hyperlink>
        </w:p>
        <w:p w14:paraId="080C8529" w14:textId="34E93BE5" w:rsidR="00CE796D" w:rsidRDefault="00DB06C8">
          <w:pPr>
            <w:pStyle w:val="TOC3"/>
            <w:tabs>
              <w:tab w:val="left" w:pos="1950"/>
            </w:tabs>
            <w:rPr>
              <w:rFonts w:eastAsiaTheme="minorEastAsia" w:cstheme="minorBidi"/>
              <w:i w:val="0"/>
              <w:sz w:val="22"/>
              <w:szCs w:val="22"/>
            </w:rPr>
          </w:pPr>
          <w:hyperlink w:anchor="_Toc58316645" w:history="1">
            <w:r w:rsidR="00CE796D" w:rsidRPr="00DD1F23">
              <w:rPr>
                <w:rStyle w:val="Hyperlink"/>
              </w:rPr>
              <w:t>2.6.10</w:t>
            </w:r>
            <w:r w:rsidR="00CE796D">
              <w:rPr>
                <w:rFonts w:eastAsiaTheme="minorEastAsia" w:cstheme="minorBidi"/>
                <w:i w:val="0"/>
                <w:sz w:val="22"/>
                <w:szCs w:val="22"/>
              </w:rPr>
              <w:tab/>
            </w:r>
            <w:r w:rsidR="00CE796D" w:rsidRPr="00DD1F23">
              <w:rPr>
                <w:rStyle w:val="Hyperlink"/>
                <w:lang w:eastAsia="en-GB"/>
              </w:rPr>
              <w:t>Reconciliation between Safety/Clinical Database</w:t>
            </w:r>
            <w:r w:rsidR="00CE796D">
              <w:rPr>
                <w:webHidden/>
              </w:rPr>
              <w:tab/>
            </w:r>
            <w:r w:rsidR="00CE796D">
              <w:rPr>
                <w:webHidden/>
              </w:rPr>
              <w:fldChar w:fldCharType="begin"/>
            </w:r>
            <w:r w:rsidR="00CE796D">
              <w:rPr>
                <w:webHidden/>
              </w:rPr>
              <w:instrText xml:space="preserve"> PAGEREF _Toc58316645 \h </w:instrText>
            </w:r>
            <w:r w:rsidR="00CE796D">
              <w:rPr>
                <w:webHidden/>
              </w:rPr>
            </w:r>
            <w:r w:rsidR="00CE796D">
              <w:rPr>
                <w:webHidden/>
              </w:rPr>
              <w:fldChar w:fldCharType="separate"/>
            </w:r>
            <w:r w:rsidR="00CE796D">
              <w:rPr>
                <w:webHidden/>
              </w:rPr>
              <w:t>16</w:t>
            </w:r>
            <w:r w:rsidR="00CE796D">
              <w:rPr>
                <w:webHidden/>
              </w:rPr>
              <w:fldChar w:fldCharType="end"/>
            </w:r>
          </w:hyperlink>
        </w:p>
        <w:p w14:paraId="635D3894" w14:textId="1AA6E579" w:rsidR="00CE796D" w:rsidRDefault="00DB06C8">
          <w:pPr>
            <w:pStyle w:val="TOC2"/>
            <w:rPr>
              <w:rFonts w:eastAsiaTheme="minorEastAsia" w:cstheme="minorBidi"/>
              <w:b w:val="0"/>
              <w:caps w:val="0"/>
              <w:noProof/>
              <w:color w:val="auto"/>
              <w:szCs w:val="22"/>
            </w:rPr>
          </w:pPr>
          <w:hyperlink w:anchor="_Toc58316646" w:history="1">
            <w:r w:rsidR="00CE796D" w:rsidRPr="00DD1F23">
              <w:rPr>
                <w:rStyle w:val="Hyperlink"/>
                <w:rFonts w:cstheme="minorHAnsi"/>
                <w:noProof/>
                <w:snapToGrid w:val="0"/>
                <w:w w:val="0"/>
              </w:rPr>
              <w:t>2.7</w:t>
            </w:r>
            <w:r w:rsidR="00CE796D">
              <w:rPr>
                <w:rFonts w:eastAsiaTheme="minorEastAsia" w:cstheme="minorBidi"/>
                <w:b w:val="0"/>
                <w:caps w:val="0"/>
                <w:noProof/>
                <w:color w:val="auto"/>
                <w:szCs w:val="22"/>
              </w:rPr>
              <w:tab/>
            </w:r>
            <w:r w:rsidR="00CE796D" w:rsidRPr="00DD1F23">
              <w:rPr>
                <w:rStyle w:val="Hyperlink"/>
                <w:noProof/>
              </w:rPr>
              <w:t>ATTACHMENTS</w:t>
            </w:r>
            <w:r w:rsidR="00CE796D">
              <w:rPr>
                <w:noProof/>
                <w:webHidden/>
              </w:rPr>
              <w:tab/>
            </w:r>
            <w:r w:rsidR="00CE796D">
              <w:rPr>
                <w:noProof/>
                <w:webHidden/>
              </w:rPr>
              <w:fldChar w:fldCharType="begin"/>
            </w:r>
            <w:r w:rsidR="00CE796D">
              <w:rPr>
                <w:noProof/>
                <w:webHidden/>
              </w:rPr>
              <w:instrText xml:space="preserve"> PAGEREF _Toc58316646 \h </w:instrText>
            </w:r>
            <w:r w:rsidR="00CE796D">
              <w:rPr>
                <w:noProof/>
                <w:webHidden/>
              </w:rPr>
            </w:r>
            <w:r w:rsidR="00CE796D">
              <w:rPr>
                <w:noProof/>
                <w:webHidden/>
              </w:rPr>
              <w:fldChar w:fldCharType="separate"/>
            </w:r>
            <w:r w:rsidR="00CE796D">
              <w:rPr>
                <w:noProof/>
                <w:webHidden/>
              </w:rPr>
              <w:t>17</w:t>
            </w:r>
            <w:r w:rsidR="00CE796D">
              <w:rPr>
                <w:noProof/>
                <w:webHidden/>
              </w:rPr>
              <w:fldChar w:fldCharType="end"/>
            </w:r>
          </w:hyperlink>
        </w:p>
        <w:p w14:paraId="0A5078EF" w14:textId="53E151FB" w:rsidR="00CE796D" w:rsidRDefault="00DB06C8">
          <w:pPr>
            <w:pStyle w:val="TOC3"/>
            <w:tabs>
              <w:tab w:val="left" w:pos="1944"/>
            </w:tabs>
            <w:rPr>
              <w:rFonts w:eastAsiaTheme="minorEastAsia" w:cstheme="minorBidi"/>
              <w:i w:val="0"/>
              <w:sz w:val="22"/>
              <w:szCs w:val="22"/>
            </w:rPr>
          </w:pPr>
          <w:hyperlink w:anchor="_Toc58316647" w:history="1">
            <w:r w:rsidR="00CE796D" w:rsidRPr="00DD1F23">
              <w:rPr>
                <w:rStyle w:val="Hyperlink"/>
              </w:rPr>
              <w:t>2.7.1</w:t>
            </w:r>
            <w:r w:rsidR="00CE796D">
              <w:rPr>
                <w:rFonts w:eastAsiaTheme="minorEastAsia" w:cstheme="minorBidi"/>
                <w:i w:val="0"/>
                <w:sz w:val="22"/>
                <w:szCs w:val="22"/>
              </w:rPr>
              <w:tab/>
            </w:r>
            <w:r w:rsidR="00CE796D" w:rsidRPr="00DD1F23">
              <w:rPr>
                <w:rStyle w:val="Hyperlink"/>
              </w:rPr>
              <w:t>AE/SAE Forms – NIR Studies</w:t>
            </w:r>
            <w:r w:rsidR="00CE796D">
              <w:rPr>
                <w:webHidden/>
              </w:rPr>
              <w:tab/>
            </w:r>
            <w:r w:rsidR="00CE796D">
              <w:rPr>
                <w:webHidden/>
              </w:rPr>
              <w:fldChar w:fldCharType="begin"/>
            </w:r>
            <w:r w:rsidR="00CE796D">
              <w:rPr>
                <w:webHidden/>
              </w:rPr>
              <w:instrText xml:space="preserve"> PAGEREF _Toc58316647 \h </w:instrText>
            </w:r>
            <w:r w:rsidR="00CE796D">
              <w:rPr>
                <w:webHidden/>
              </w:rPr>
            </w:r>
            <w:r w:rsidR="00CE796D">
              <w:rPr>
                <w:webHidden/>
              </w:rPr>
              <w:fldChar w:fldCharType="separate"/>
            </w:r>
            <w:r w:rsidR="00CE796D">
              <w:rPr>
                <w:webHidden/>
              </w:rPr>
              <w:t>17</w:t>
            </w:r>
            <w:r w:rsidR="00CE796D">
              <w:rPr>
                <w:webHidden/>
              </w:rPr>
              <w:fldChar w:fldCharType="end"/>
            </w:r>
          </w:hyperlink>
        </w:p>
        <w:p w14:paraId="4C3C2345" w14:textId="50809055" w:rsidR="00CE796D" w:rsidRDefault="00DB06C8">
          <w:pPr>
            <w:pStyle w:val="TOC3"/>
            <w:tabs>
              <w:tab w:val="left" w:pos="1944"/>
            </w:tabs>
            <w:rPr>
              <w:rFonts w:eastAsiaTheme="minorEastAsia" w:cstheme="minorBidi"/>
              <w:i w:val="0"/>
              <w:sz w:val="22"/>
              <w:szCs w:val="22"/>
            </w:rPr>
          </w:pPr>
          <w:hyperlink w:anchor="_Toc58316648" w:history="1">
            <w:r w:rsidR="00CE796D" w:rsidRPr="00DD1F23">
              <w:rPr>
                <w:rStyle w:val="Hyperlink"/>
              </w:rPr>
              <w:t>2.7.2</w:t>
            </w:r>
            <w:r w:rsidR="00CE796D">
              <w:rPr>
                <w:rFonts w:eastAsiaTheme="minorEastAsia" w:cstheme="minorBidi"/>
                <w:i w:val="0"/>
                <w:sz w:val="22"/>
                <w:szCs w:val="22"/>
              </w:rPr>
              <w:tab/>
            </w:r>
            <w:r w:rsidR="00CE796D" w:rsidRPr="00DD1F23">
              <w:rPr>
                <w:rStyle w:val="Hyperlink"/>
              </w:rPr>
              <w:t>AE/SAE Form Instructions – NIR Studies</w:t>
            </w:r>
            <w:r w:rsidR="00CE796D">
              <w:rPr>
                <w:webHidden/>
              </w:rPr>
              <w:tab/>
            </w:r>
            <w:r w:rsidR="00CE796D">
              <w:rPr>
                <w:webHidden/>
              </w:rPr>
              <w:fldChar w:fldCharType="begin"/>
            </w:r>
            <w:r w:rsidR="00CE796D">
              <w:rPr>
                <w:webHidden/>
              </w:rPr>
              <w:instrText xml:space="preserve"> PAGEREF _Toc58316648 \h </w:instrText>
            </w:r>
            <w:r w:rsidR="00CE796D">
              <w:rPr>
                <w:webHidden/>
              </w:rPr>
            </w:r>
            <w:r w:rsidR="00CE796D">
              <w:rPr>
                <w:webHidden/>
              </w:rPr>
              <w:fldChar w:fldCharType="separate"/>
            </w:r>
            <w:r w:rsidR="00CE796D">
              <w:rPr>
                <w:webHidden/>
              </w:rPr>
              <w:t>18</w:t>
            </w:r>
            <w:r w:rsidR="00CE796D">
              <w:rPr>
                <w:webHidden/>
              </w:rPr>
              <w:fldChar w:fldCharType="end"/>
            </w:r>
          </w:hyperlink>
        </w:p>
        <w:p w14:paraId="3A21DB9E" w14:textId="51D5ABED" w:rsidR="00CE796D" w:rsidRDefault="00DB06C8">
          <w:pPr>
            <w:pStyle w:val="TOC3"/>
            <w:tabs>
              <w:tab w:val="left" w:pos="1944"/>
            </w:tabs>
            <w:rPr>
              <w:rFonts w:eastAsiaTheme="minorEastAsia" w:cstheme="minorBidi"/>
              <w:i w:val="0"/>
              <w:sz w:val="22"/>
              <w:szCs w:val="22"/>
            </w:rPr>
          </w:pPr>
          <w:hyperlink w:anchor="_Toc58316649" w:history="1">
            <w:r w:rsidR="00CE796D" w:rsidRPr="00DD1F23">
              <w:rPr>
                <w:rStyle w:val="Hyperlink"/>
              </w:rPr>
              <w:t>2.7.3</w:t>
            </w:r>
            <w:r w:rsidR="00CE796D">
              <w:rPr>
                <w:rFonts w:eastAsiaTheme="minorEastAsia" w:cstheme="minorBidi"/>
                <w:i w:val="0"/>
                <w:sz w:val="22"/>
                <w:szCs w:val="22"/>
              </w:rPr>
              <w:tab/>
            </w:r>
            <w:r w:rsidR="00CE796D" w:rsidRPr="00DD1F23">
              <w:rPr>
                <w:rStyle w:val="Hyperlink"/>
              </w:rPr>
              <w:t>Pregnancy Forms</w:t>
            </w:r>
            <w:r w:rsidR="00CE796D">
              <w:rPr>
                <w:webHidden/>
              </w:rPr>
              <w:tab/>
            </w:r>
            <w:r w:rsidR="00CE796D">
              <w:rPr>
                <w:webHidden/>
              </w:rPr>
              <w:fldChar w:fldCharType="begin"/>
            </w:r>
            <w:r w:rsidR="00CE796D">
              <w:rPr>
                <w:webHidden/>
              </w:rPr>
              <w:instrText xml:space="preserve"> PAGEREF _Toc58316649 \h </w:instrText>
            </w:r>
            <w:r w:rsidR="00CE796D">
              <w:rPr>
                <w:webHidden/>
              </w:rPr>
            </w:r>
            <w:r w:rsidR="00CE796D">
              <w:rPr>
                <w:webHidden/>
              </w:rPr>
              <w:fldChar w:fldCharType="separate"/>
            </w:r>
            <w:r w:rsidR="00CE796D">
              <w:rPr>
                <w:webHidden/>
              </w:rPr>
              <w:t>19</w:t>
            </w:r>
            <w:r w:rsidR="00CE796D">
              <w:rPr>
                <w:webHidden/>
              </w:rPr>
              <w:fldChar w:fldCharType="end"/>
            </w:r>
          </w:hyperlink>
        </w:p>
        <w:p w14:paraId="3FF3162A" w14:textId="436ADE77" w:rsidR="00CE796D" w:rsidRDefault="00DB06C8">
          <w:pPr>
            <w:pStyle w:val="TOC1"/>
            <w:rPr>
              <w:rFonts w:eastAsiaTheme="minorEastAsia" w:cstheme="minorBidi"/>
              <w:b w:val="0"/>
              <w:caps w:val="0"/>
              <w:color w:val="auto"/>
              <w:spacing w:val="0"/>
              <w:sz w:val="22"/>
              <w:szCs w:val="22"/>
            </w:rPr>
          </w:pPr>
          <w:hyperlink w:anchor="_Toc58316650" w:history="1">
            <w:r w:rsidR="00CE796D" w:rsidRPr="00DD1F23">
              <w:rPr>
                <w:rStyle w:val="Hyperlink"/>
                <w:rFonts w:cstheme="minorHAnsi"/>
                <w:snapToGrid w:val="0"/>
                <w:w w:val="0"/>
              </w:rPr>
              <w:t>SECTION 3:</w:t>
            </w:r>
            <w:r w:rsidR="00CE796D" w:rsidRPr="00DD1F23">
              <w:rPr>
                <w:rStyle w:val="Hyperlink"/>
                <w:rFonts w:cstheme="minorHAnsi"/>
              </w:rPr>
              <w:t xml:space="preserve"> </w:t>
            </w:r>
            <w:r w:rsidR="00CE796D" w:rsidRPr="00DD1F23">
              <w:rPr>
                <w:rStyle w:val="Hyperlink"/>
              </w:rPr>
              <w:t>Master Template document history</w:t>
            </w:r>
            <w:r w:rsidR="00CE796D">
              <w:rPr>
                <w:webHidden/>
              </w:rPr>
              <w:tab/>
            </w:r>
            <w:r w:rsidR="00CE796D">
              <w:rPr>
                <w:webHidden/>
              </w:rPr>
              <w:fldChar w:fldCharType="begin"/>
            </w:r>
            <w:r w:rsidR="00CE796D">
              <w:rPr>
                <w:webHidden/>
              </w:rPr>
              <w:instrText xml:space="preserve"> PAGEREF _Toc58316650 \h </w:instrText>
            </w:r>
            <w:r w:rsidR="00CE796D">
              <w:rPr>
                <w:webHidden/>
              </w:rPr>
            </w:r>
            <w:r w:rsidR="00CE796D">
              <w:rPr>
                <w:webHidden/>
              </w:rPr>
              <w:fldChar w:fldCharType="separate"/>
            </w:r>
            <w:r w:rsidR="00CE796D">
              <w:rPr>
                <w:webHidden/>
              </w:rPr>
              <w:t>25</w:t>
            </w:r>
            <w:r w:rsidR="00CE796D">
              <w:rPr>
                <w:webHidden/>
              </w:rPr>
              <w:fldChar w:fldCharType="end"/>
            </w:r>
          </w:hyperlink>
        </w:p>
        <w:p w14:paraId="6BA613F5" w14:textId="675F1094" w:rsidR="00CE796D" w:rsidRDefault="00DB06C8">
          <w:pPr>
            <w:pStyle w:val="TOC1"/>
            <w:rPr>
              <w:rFonts w:eastAsiaTheme="minorEastAsia" w:cstheme="minorBidi"/>
              <w:b w:val="0"/>
              <w:caps w:val="0"/>
              <w:color w:val="auto"/>
              <w:spacing w:val="0"/>
              <w:sz w:val="22"/>
              <w:szCs w:val="22"/>
            </w:rPr>
          </w:pPr>
          <w:hyperlink w:anchor="_Toc58316651" w:history="1">
            <w:r w:rsidR="00CE796D" w:rsidRPr="00DD1F23">
              <w:rPr>
                <w:rStyle w:val="Hyperlink"/>
                <w:rFonts w:cstheme="minorHAnsi"/>
                <w:snapToGrid w:val="0"/>
                <w:w w:val="0"/>
              </w:rPr>
              <w:t>SECTION 4:</w:t>
            </w:r>
            <w:r w:rsidR="00CE796D" w:rsidRPr="00DD1F23">
              <w:rPr>
                <w:rStyle w:val="Hyperlink"/>
              </w:rPr>
              <w:t xml:space="preserve"> list of abbreviations</w:t>
            </w:r>
            <w:r w:rsidR="00CE796D">
              <w:rPr>
                <w:webHidden/>
              </w:rPr>
              <w:tab/>
            </w:r>
            <w:r w:rsidR="00CE796D">
              <w:rPr>
                <w:webHidden/>
              </w:rPr>
              <w:fldChar w:fldCharType="begin"/>
            </w:r>
            <w:r w:rsidR="00CE796D">
              <w:rPr>
                <w:webHidden/>
              </w:rPr>
              <w:instrText xml:space="preserve"> PAGEREF _Toc58316651 \h </w:instrText>
            </w:r>
            <w:r w:rsidR="00CE796D">
              <w:rPr>
                <w:webHidden/>
              </w:rPr>
            </w:r>
            <w:r w:rsidR="00CE796D">
              <w:rPr>
                <w:webHidden/>
              </w:rPr>
              <w:fldChar w:fldCharType="separate"/>
            </w:r>
            <w:r w:rsidR="00CE796D">
              <w:rPr>
                <w:webHidden/>
              </w:rPr>
              <w:t>26</w:t>
            </w:r>
            <w:r w:rsidR="00CE796D">
              <w:rPr>
                <w:webHidden/>
              </w:rPr>
              <w:fldChar w:fldCharType="end"/>
            </w:r>
          </w:hyperlink>
        </w:p>
        <w:p w14:paraId="03C83089" w14:textId="77777777" w:rsidR="00CE796D" w:rsidRDefault="00893F7F">
          <w:pPr>
            <w:rPr>
              <w:rFonts w:cs="Arial"/>
              <w:b/>
              <w:caps/>
              <w:noProof/>
              <w:color w:val="1F497D" w:themeColor="text2"/>
              <w:spacing w:val="40"/>
              <w:sz w:val="24"/>
            </w:rPr>
          </w:pPr>
          <w:r>
            <w:rPr>
              <w:rFonts w:cs="Arial"/>
              <w:b/>
              <w:caps/>
              <w:noProof/>
              <w:color w:val="1F497D" w:themeColor="text2"/>
              <w:spacing w:val="40"/>
              <w:sz w:val="24"/>
            </w:rPr>
            <w:fldChar w:fldCharType="end"/>
          </w:r>
        </w:p>
        <w:p w14:paraId="5B0B1603" w14:textId="77777777" w:rsidR="00CE796D" w:rsidRDefault="00CE796D">
          <w:pPr>
            <w:rPr>
              <w:rFonts w:cs="Arial"/>
              <w:b/>
              <w:caps/>
              <w:noProof/>
              <w:color w:val="1F497D" w:themeColor="text2"/>
              <w:spacing w:val="40"/>
              <w:sz w:val="24"/>
            </w:rPr>
          </w:pPr>
        </w:p>
        <w:p w14:paraId="160542EC" w14:textId="60DFFFEF" w:rsidR="00C71432" w:rsidRDefault="00DB06C8"/>
      </w:sdtContent>
    </w:sdt>
    <w:bookmarkStart w:id="1" w:name="_Toc346710297"/>
    <w:bookmarkStart w:id="2" w:name="_Toc346728873"/>
    <w:bookmarkStart w:id="3" w:name="_Ref347374163"/>
    <w:bookmarkStart w:id="4" w:name="_Toc58316621"/>
    <w:p w14:paraId="160542F6" w14:textId="2D7D88BD" w:rsidR="00343809" w:rsidRPr="008B6FCE" w:rsidRDefault="00C949AB" w:rsidP="00F87896">
      <w:pPr>
        <w:pStyle w:val="Heading1"/>
      </w:pPr>
      <w:r>
        <w:lastRenderedPageBreak/>
        <mc:AlternateContent>
          <mc:Choice Requires="wps">
            <w:drawing>
              <wp:anchor distT="0" distB="0" distL="114300" distR="114300" simplePos="0" relativeHeight="251708416" behindDoc="0" locked="0" layoutInCell="1" allowOverlap="1" wp14:anchorId="16054560" wp14:editId="12861941">
                <wp:simplePos x="0" y="0"/>
                <wp:positionH relativeFrom="margin">
                  <wp:align>center</wp:align>
                </wp:positionH>
                <wp:positionV relativeFrom="paragraph">
                  <wp:posOffset>9525</wp:posOffset>
                </wp:positionV>
                <wp:extent cx="6661150" cy="775970"/>
                <wp:effectExtent l="0" t="0" r="25400" b="2413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0" cy="775970"/>
                        </a:xfrm>
                        <a:prstGeom prst="rect">
                          <a:avLst/>
                        </a:prstGeom>
                        <a:noFill/>
                        <a:ln w="12700">
                          <a:solidFill>
                            <a:schemeClr val="accent1">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4C1F4" id="Rectangle 3" o:spid="_x0000_s1026" style="position:absolute;margin-left:0;margin-top:.75pt;width:524.5pt;height:61.1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H8GAMAAL8GAAAOAAAAZHJzL2Uyb0RvYy54bWysVd9vmzAQfp+0/8HyOwUSAgkqqVJIpknd&#10;Vq2b9uyACdaMzWynpJv2v+9sEpp0L9PURLJ8/nH+7rvvjuubQ8vRI1WaSZHh8CrAiIpSVkzsMvz1&#10;y8abY6QNERXhUtAMP1GNb5Zv31z3XUonspG8ogqBE6HTvstwY0yX+r4uG9oSfSU7KmCzlqolBky1&#10;8ytFevDecn8SBLHfS1V1SpZUa1gthk28dP7rmpbmU11rahDPMGAzblRu3NrRX16TdKdI17DyCIP8&#10;B4qWMAGPjq4KYgjaK/aXq5aVSmpZm6tStr6sa1ZSFwNEEwYvonloSEddLECO7kaa9Ou5LT8+3ivE&#10;qgzHGAnSQoo+A2lE7DhFU0tP3+kUTj1098oGqLs7WX7XSMi8gVN0pZTsG0oqABXa8/7FBWtouIq2&#10;/QdZgXeyN9IxdahVax0CB+jgEvI0JoQeDCphMY7jMJxB3krYS5LZInEZ80l6ut0pbd5R2SI7ybAC&#10;7M47ebzTxqIh6emIfUzIDePcJZ0L1APkSRIE7oaWnFV210Vp9UdzrtAjAeWQsqTChO4c37cQybAe&#10;BvY3iAjWQWrD+gmlk7F144BcvGBRFUQ3w4UKZoOblhkoCM7aDM/PvFuG16JyyA1hfJhDdFxYvNRJ&#10;fQgZrIOBqVsHIp0Mfy2CxXq+nkdeNInXXhQUhbfa5JEXb8JkVkyLPC/C3zbAMEobVlVUWC5OJRFG&#10;/ya5Y3EOYh6L4iLwkZMhcv6atPqX6B3rQMYlE6vNLEii6dwDQU29aLoOvNv5JvdWeRjHyfo2v12/&#10;YGLt2NWvQ8aYKotK7iHbD03Vo4pZ/U5ni0mIwYAWZZVp1YUI30FvLY3CSEnzjZnGNQZbLdaHVrvt&#10;qNR5bP+uDs+8D0ScNGKtMcvH2J6pAk2d9ONK2Vbv0AW2snqCSgYMrlyh68OkkeonRj100AzrH3ui&#10;KEb8vYBusAijyLZcZ0SzZAKGOt/Znu8QUYKrDBuI101zM7TpfafYroGXhvITcgUdpGauuG13GVAB&#10;fmtAl3SRHDu6bcPntjv1/N1Z/gEAAP//AwBQSwMEFAAGAAgAAAAhAL7dWDvfAAAABwEAAA8AAABk&#10;cnMvZG93bnJldi54bWxMj0FPwkAQhe8m/ofNmHgxsBUUpXZLjBGJJBwEDnob2rFt7M7W3QXqv3c4&#10;6W3mvcmb72Wz3rbqQD40jg1cDxNQxIUrG64MbDfzwT2oEJFLbB2TgR8KMMvPzzJMS3fkNzqsY6Uk&#10;hEOKBuoYu1TrUNRkMQxdRyzep/MWo6y+0qXHo4TbVo+SZKItNiwfauzoqabia723BvxGr5ZLLK6e&#10;vyfb1w+ejl/m7wtjLi/6xwdQkfr4dwwnfEGHXJh2bs9lUK0BKRJFvQV1MpObqQg7mUbjO9B5pv/z&#10;578AAAD//wMAUEsBAi0AFAAGAAgAAAAhALaDOJL+AAAA4QEAABMAAAAAAAAAAAAAAAAAAAAAAFtD&#10;b250ZW50X1R5cGVzXS54bWxQSwECLQAUAAYACAAAACEAOP0h/9YAAACUAQAACwAAAAAAAAAAAAAA&#10;AAAvAQAAX3JlbHMvLnJlbHNQSwECLQAUAAYACAAAACEAIHnx/BgDAAC/BgAADgAAAAAAAAAAAAAA&#10;AAAuAgAAZHJzL2Uyb0RvYy54bWxQSwECLQAUAAYACAAAACEAvt1YO98AAAAHAQAADwAAAAAAAAAA&#10;AAAAAAByBQAAZHJzL2Rvd25yZXYueG1sUEsFBgAAAAAEAAQA8wAAAH4GAAAAAA==&#10;" filled="f" fillcolor="white [3201]" strokecolor="#4f81bd [3204]" strokeweight="1pt">
                <v:stroke dashstyle="dash"/>
                <v:shadow color="#868686"/>
                <w10:wrap anchorx="margin"/>
              </v:rect>
            </w:pict>
          </mc:Fallback>
        </mc:AlternateContent>
      </w:r>
      <w:r w:rsidR="0090375B" w:rsidRPr="008B6FCE">
        <w:t>S</w:t>
      </w:r>
      <w:r w:rsidR="00EF23BD" w:rsidRPr="008B6FCE">
        <w:t>tudy-</w:t>
      </w:r>
      <w:r w:rsidR="0090375B" w:rsidRPr="008B6FCE">
        <w:t>S</w:t>
      </w:r>
      <w:r w:rsidR="00EF23BD" w:rsidRPr="008B6FCE">
        <w:t>pecific</w:t>
      </w:r>
      <w:r w:rsidR="0090375B" w:rsidRPr="008B6FCE">
        <w:t xml:space="preserve"> </w:t>
      </w:r>
      <w:bookmarkEnd w:id="1"/>
      <w:r w:rsidR="00727044">
        <w:t>aE</w:t>
      </w:r>
      <w:r w:rsidR="008B6FCE" w:rsidRPr="008B6FCE">
        <w:t>/</w:t>
      </w:r>
      <w:r w:rsidR="00EF23BD" w:rsidRPr="008B6FCE">
        <w:t>SAE Management Plan C</w:t>
      </w:r>
      <w:r w:rsidR="00CA3235" w:rsidRPr="008B6FCE">
        <w:t>omponents</w:t>
      </w:r>
      <w:bookmarkEnd w:id="2"/>
      <w:bookmarkEnd w:id="3"/>
      <w:bookmarkEnd w:id="4"/>
      <w:r w:rsidR="00343809" w:rsidRPr="008B6FCE">
        <w:br w:type="page"/>
      </w:r>
    </w:p>
    <w:p w14:paraId="160542F7" w14:textId="77777777" w:rsidR="00E12FAA" w:rsidRPr="00CE1B9E" w:rsidRDefault="00775EAF" w:rsidP="00F87896">
      <w:pPr>
        <w:pStyle w:val="Heading2"/>
      </w:pPr>
      <w:bookmarkStart w:id="5" w:name="_Toc346710298"/>
      <w:bookmarkStart w:id="6" w:name="_Toc346728874"/>
      <w:bookmarkStart w:id="7" w:name="_Toc58316622"/>
      <w:r w:rsidRPr="00CE1B9E">
        <w:lastRenderedPageBreak/>
        <w:t xml:space="preserve">STUDY-SPECIFIC </w:t>
      </w:r>
      <w:r w:rsidR="008B6FCE">
        <w:t>ae/</w:t>
      </w:r>
      <w:r w:rsidRPr="00CE1B9E">
        <w:t>SAE MANAGEMENT PLAN APPROVALS</w:t>
      </w:r>
      <w:bookmarkEnd w:id="5"/>
      <w:bookmarkEnd w:id="6"/>
      <w:bookmarkEnd w:id="7"/>
    </w:p>
    <w:tbl>
      <w:tblPr>
        <w:tblW w:w="0" w:type="auto"/>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6048"/>
        <w:gridCol w:w="900"/>
        <w:gridCol w:w="1908"/>
      </w:tblGrid>
      <w:tr w:rsidR="008329F3" w:rsidRPr="002760A6" w14:paraId="160542F9" w14:textId="77777777" w:rsidTr="008329F3">
        <w:trPr>
          <w:jc w:val="center"/>
        </w:trPr>
        <w:tc>
          <w:tcPr>
            <w:tcW w:w="8856" w:type="dxa"/>
            <w:gridSpan w:val="3"/>
            <w:tcBorders>
              <w:top w:val="single" w:sz="4" w:space="0" w:color="auto"/>
              <w:bottom w:val="single" w:sz="4" w:space="0" w:color="auto"/>
            </w:tcBorders>
            <w:shd w:val="clear" w:color="auto" w:fill="B8CCE4" w:themeFill="accent1" w:themeFillTint="66"/>
            <w:vAlign w:val="center"/>
          </w:tcPr>
          <w:p w14:paraId="160542F8" w14:textId="77777777" w:rsidR="008329F3" w:rsidRPr="004C4AD3" w:rsidRDefault="008329F3" w:rsidP="008329F3">
            <w:pPr>
              <w:spacing w:after="0"/>
              <w:jc w:val="center"/>
              <w:rPr>
                <w:rFonts w:cstheme="minorHAnsi"/>
                <w:bCs/>
                <w:sz w:val="24"/>
              </w:rPr>
            </w:pPr>
            <w:r w:rsidRPr="004C4AD3">
              <w:rPr>
                <w:rFonts w:cstheme="minorHAnsi"/>
                <w:b/>
                <w:bCs/>
                <w:smallCaps/>
                <w:spacing w:val="40"/>
                <w:sz w:val="24"/>
              </w:rPr>
              <w:t>Author</w:t>
            </w:r>
          </w:p>
        </w:tc>
      </w:tr>
      <w:tr w:rsidR="00DB3F95" w:rsidRPr="002760A6" w14:paraId="160542FF" w14:textId="77777777" w:rsidTr="008329F3">
        <w:trPr>
          <w:jc w:val="center"/>
        </w:trPr>
        <w:tc>
          <w:tcPr>
            <w:tcW w:w="6048" w:type="dxa"/>
            <w:tcBorders>
              <w:top w:val="single" w:sz="4" w:space="0" w:color="auto"/>
              <w:bottom w:val="single" w:sz="4" w:space="0" w:color="auto"/>
            </w:tcBorders>
          </w:tcPr>
          <w:p w14:paraId="160542FA" w14:textId="77777777" w:rsidR="00DB3F95" w:rsidRDefault="00DB3F95" w:rsidP="008329F3">
            <w:pPr>
              <w:spacing w:after="0"/>
              <w:rPr>
                <w:rFonts w:cstheme="minorHAnsi"/>
                <w:bCs/>
              </w:rPr>
            </w:pPr>
          </w:p>
          <w:p w14:paraId="160542FB" w14:textId="5673F45F" w:rsidR="008329F3" w:rsidRDefault="008329F3" w:rsidP="008329F3">
            <w:pPr>
              <w:spacing w:after="0"/>
              <w:rPr>
                <w:rFonts w:cstheme="minorHAnsi"/>
                <w:bCs/>
              </w:rPr>
            </w:pPr>
          </w:p>
          <w:p w14:paraId="3972CBF6" w14:textId="77777777" w:rsidR="00AB1A01" w:rsidRDefault="00AB1A01" w:rsidP="008329F3">
            <w:pPr>
              <w:spacing w:after="0"/>
              <w:rPr>
                <w:rFonts w:cstheme="minorHAnsi"/>
                <w:bCs/>
              </w:rPr>
            </w:pPr>
          </w:p>
          <w:p w14:paraId="160542FC" w14:textId="77777777" w:rsidR="004C4AD3" w:rsidRPr="002760A6" w:rsidRDefault="004C4AD3" w:rsidP="008329F3">
            <w:pPr>
              <w:spacing w:after="0"/>
              <w:rPr>
                <w:rFonts w:cstheme="minorHAnsi"/>
                <w:bCs/>
              </w:rPr>
            </w:pPr>
          </w:p>
        </w:tc>
        <w:tc>
          <w:tcPr>
            <w:tcW w:w="900" w:type="dxa"/>
            <w:tcBorders>
              <w:top w:val="single" w:sz="4" w:space="0" w:color="auto"/>
            </w:tcBorders>
          </w:tcPr>
          <w:p w14:paraId="160542FD" w14:textId="77777777" w:rsidR="00DB3F95" w:rsidRPr="002760A6" w:rsidRDefault="00DB3F95" w:rsidP="008329F3">
            <w:pPr>
              <w:spacing w:after="0"/>
              <w:rPr>
                <w:rFonts w:cstheme="minorHAnsi"/>
                <w:bCs/>
              </w:rPr>
            </w:pPr>
          </w:p>
        </w:tc>
        <w:tc>
          <w:tcPr>
            <w:tcW w:w="1908" w:type="dxa"/>
            <w:tcBorders>
              <w:top w:val="single" w:sz="4" w:space="0" w:color="auto"/>
              <w:bottom w:val="single" w:sz="4" w:space="0" w:color="auto"/>
            </w:tcBorders>
          </w:tcPr>
          <w:p w14:paraId="160542FE" w14:textId="77777777" w:rsidR="00DB3F95" w:rsidRPr="002760A6" w:rsidRDefault="00DB3F95" w:rsidP="008329F3">
            <w:pPr>
              <w:spacing w:after="0"/>
              <w:rPr>
                <w:rFonts w:cstheme="minorHAnsi"/>
                <w:bCs/>
              </w:rPr>
            </w:pPr>
          </w:p>
        </w:tc>
      </w:tr>
      <w:tr w:rsidR="00DB3F95" w:rsidRPr="002760A6" w14:paraId="16054304" w14:textId="77777777" w:rsidTr="008329F3">
        <w:trPr>
          <w:jc w:val="center"/>
        </w:trPr>
        <w:tc>
          <w:tcPr>
            <w:tcW w:w="6048" w:type="dxa"/>
            <w:tcBorders>
              <w:top w:val="single" w:sz="4" w:space="0" w:color="auto"/>
              <w:bottom w:val="single" w:sz="4" w:space="0" w:color="auto"/>
            </w:tcBorders>
          </w:tcPr>
          <w:p w14:paraId="5BC404D2" w14:textId="77777777" w:rsidR="002E2D9E" w:rsidRPr="002E2D9E" w:rsidRDefault="002E2D9E" w:rsidP="002E2D9E">
            <w:pPr>
              <w:spacing w:after="0"/>
              <w:rPr>
                <w:rFonts w:eastAsia="MS Mincho" w:cstheme="minorHAnsi"/>
                <w:bCs/>
              </w:rPr>
            </w:pPr>
            <w:r w:rsidRPr="002E2D9E">
              <w:rPr>
                <w:rFonts w:eastAsia="MS Mincho" w:cstheme="minorHAnsi"/>
                <w:bCs/>
                <w:szCs w:val="22"/>
              </w:rPr>
              <w:t>Akanksha Bhargava</w:t>
            </w:r>
          </w:p>
          <w:p w14:paraId="590FBEB6" w14:textId="62601C7F" w:rsidR="002E2D9E" w:rsidRDefault="002E2D9E" w:rsidP="002E2D9E">
            <w:pPr>
              <w:spacing w:after="0"/>
              <w:rPr>
                <w:rFonts w:eastAsia="MS Mincho" w:cstheme="minorHAnsi"/>
                <w:bCs/>
              </w:rPr>
            </w:pPr>
            <w:r w:rsidRPr="002E2D9E">
              <w:rPr>
                <w:rFonts w:eastAsia="MS Mincho" w:cstheme="minorHAnsi"/>
                <w:bCs/>
                <w:szCs w:val="22"/>
              </w:rPr>
              <w:t xml:space="preserve">Safety and PV Specialist </w:t>
            </w:r>
            <w:r w:rsidR="00C949AB">
              <w:rPr>
                <w:rFonts w:eastAsia="MS Mincho" w:cstheme="minorHAnsi"/>
                <w:bCs/>
                <w:szCs w:val="22"/>
              </w:rPr>
              <w:t>I</w:t>
            </w:r>
            <w:r w:rsidRPr="002E2D9E">
              <w:rPr>
                <w:rFonts w:eastAsia="MS Mincho" w:cstheme="minorHAnsi"/>
                <w:bCs/>
                <w:szCs w:val="22"/>
              </w:rPr>
              <w:t>I, SPVG</w:t>
            </w:r>
          </w:p>
          <w:p w14:paraId="6021BC1A" w14:textId="77777777" w:rsidR="00DB3F95" w:rsidRDefault="00C40AA3" w:rsidP="002E2D9E">
            <w:pPr>
              <w:spacing w:after="0"/>
              <w:rPr>
                <w:rFonts w:cstheme="minorHAnsi"/>
                <w:bCs/>
              </w:rPr>
            </w:pPr>
            <w:proofErr w:type="spellStart"/>
            <w:r>
              <w:rPr>
                <w:rFonts w:cstheme="minorHAnsi"/>
                <w:bCs/>
              </w:rPr>
              <w:t>Syneos</w:t>
            </w:r>
            <w:proofErr w:type="spellEnd"/>
            <w:r>
              <w:rPr>
                <w:rFonts w:cstheme="minorHAnsi"/>
                <w:bCs/>
              </w:rPr>
              <w:t xml:space="preserve"> Health </w:t>
            </w:r>
          </w:p>
          <w:p w14:paraId="16054301" w14:textId="5E899B90" w:rsidR="00C40AA3" w:rsidRPr="00946276" w:rsidRDefault="00C40AA3" w:rsidP="002E2D9E">
            <w:pPr>
              <w:spacing w:after="0"/>
              <w:rPr>
                <w:rFonts w:cstheme="minorHAnsi"/>
                <w:bCs/>
              </w:rPr>
            </w:pPr>
          </w:p>
        </w:tc>
        <w:tc>
          <w:tcPr>
            <w:tcW w:w="900" w:type="dxa"/>
            <w:tcBorders>
              <w:bottom w:val="single" w:sz="4" w:space="0" w:color="auto"/>
            </w:tcBorders>
          </w:tcPr>
          <w:p w14:paraId="16054302" w14:textId="77777777" w:rsidR="00DB3F95" w:rsidRPr="002760A6" w:rsidRDefault="00DB3F95" w:rsidP="008329F3">
            <w:pPr>
              <w:spacing w:after="0"/>
              <w:rPr>
                <w:rFonts w:cstheme="minorHAnsi"/>
                <w:bCs/>
              </w:rPr>
            </w:pPr>
          </w:p>
        </w:tc>
        <w:tc>
          <w:tcPr>
            <w:tcW w:w="1908" w:type="dxa"/>
            <w:tcBorders>
              <w:bottom w:val="single" w:sz="4" w:space="0" w:color="auto"/>
            </w:tcBorders>
          </w:tcPr>
          <w:p w14:paraId="16054303" w14:textId="77777777" w:rsidR="00DB3F95" w:rsidRPr="002760A6" w:rsidRDefault="00DB3F95" w:rsidP="008329F3">
            <w:pPr>
              <w:spacing w:after="0"/>
              <w:jc w:val="center"/>
              <w:rPr>
                <w:rFonts w:cstheme="minorHAnsi"/>
                <w:bCs/>
              </w:rPr>
            </w:pPr>
            <w:r w:rsidRPr="002760A6">
              <w:rPr>
                <w:rFonts w:cstheme="minorHAnsi"/>
                <w:bCs/>
              </w:rPr>
              <w:t>Date</w:t>
            </w:r>
          </w:p>
        </w:tc>
      </w:tr>
      <w:tr w:rsidR="008329F3" w:rsidRPr="002760A6" w14:paraId="16054306" w14:textId="77777777" w:rsidTr="008329F3">
        <w:trPr>
          <w:jc w:val="center"/>
        </w:trPr>
        <w:tc>
          <w:tcPr>
            <w:tcW w:w="8856" w:type="dxa"/>
            <w:gridSpan w:val="3"/>
            <w:tcBorders>
              <w:top w:val="single" w:sz="4" w:space="0" w:color="auto"/>
              <w:bottom w:val="single" w:sz="4" w:space="0" w:color="auto"/>
            </w:tcBorders>
            <w:shd w:val="clear" w:color="auto" w:fill="B8CCE4" w:themeFill="accent1" w:themeFillTint="66"/>
            <w:vAlign w:val="center"/>
          </w:tcPr>
          <w:p w14:paraId="16054305" w14:textId="24E16987" w:rsidR="008329F3" w:rsidRPr="004C4AD3" w:rsidRDefault="002E2D9E" w:rsidP="008329F3">
            <w:pPr>
              <w:spacing w:after="0"/>
              <w:jc w:val="center"/>
              <w:rPr>
                <w:rFonts w:cstheme="minorHAnsi"/>
                <w:bCs/>
                <w:sz w:val="24"/>
              </w:rPr>
            </w:pPr>
            <w:proofErr w:type="spellStart"/>
            <w:r>
              <w:rPr>
                <w:rFonts w:cstheme="minorHAnsi"/>
                <w:b/>
                <w:bCs/>
                <w:smallCaps/>
                <w:spacing w:val="40"/>
                <w:sz w:val="24"/>
              </w:rPr>
              <w:t>Syneos</w:t>
            </w:r>
            <w:proofErr w:type="spellEnd"/>
            <w:r w:rsidR="00AB1A01">
              <w:rPr>
                <w:rFonts w:cstheme="minorHAnsi"/>
                <w:b/>
                <w:bCs/>
                <w:smallCaps/>
                <w:spacing w:val="40"/>
                <w:sz w:val="24"/>
              </w:rPr>
              <w:t xml:space="preserve"> </w:t>
            </w:r>
            <w:r>
              <w:rPr>
                <w:rFonts w:cstheme="minorHAnsi"/>
                <w:b/>
                <w:bCs/>
                <w:smallCaps/>
                <w:spacing w:val="40"/>
                <w:sz w:val="24"/>
              </w:rPr>
              <w:t>Health</w:t>
            </w:r>
            <w:r w:rsidR="008329F3" w:rsidRPr="004C4AD3">
              <w:rPr>
                <w:rFonts w:cstheme="minorHAnsi"/>
                <w:b/>
                <w:bCs/>
                <w:smallCaps/>
                <w:spacing w:val="40"/>
                <w:sz w:val="24"/>
              </w:rPr>
              <w:t xml:space="preserve"> Approvals</w:t>
            </w:r>
          </w:p>
        </w:tc>
      </w:tr>
      <w:tr w:rsidR="00DB3F95" w:rsidRPr="002760A6" w14:paraId="1605430C" w14:textId="77777777" w:rsidTr="008329F3">
        <w:trPr>
          <w:jc w:val="center"/>
        </w:trPr>
        <w:tc>
          <w:tcPr>
            <w:tcW w:w="6048" w:type="dxa"/>
            <w:tcBorders>
              <w:top w:val="single" w:sz="4" w:space="0" w:color="auto"/>
              <w:bottom w:val="single" w:sz="4" w:space="0" w:color="auto"/>
            </w:tcBorders>
          </w:tcPr>
          <w:p w14:paraId="16054307" w14:textId="77777777" w:rsidR="00DB3F95" w:rsidRDefault="00DB3F95" w:rsidP="008329F3">
            <w:pPr>
              <w:spacing w:after="0"/>
              <w:rPr>
                <w:rFonts w:cstheme="minorHAnsi"/>
                <w:bCs/>
              </w:rPr>
            </w:pPr>
          </w:p>
          <w:p w14:paraId="16054308" w14:textId="77777777" w:rsidR="004C4AD3" w:rsidRDefault="004C4AD3" w:rsidP="008329F3">
            <w:pPr>
              <w:spacing w:after="0"/>
              <w:rPr>
                <w:rFonts w:cstheme="minorHAnsi"/>
                <w:bCs/>
              </w:rPr>
            </w:pPr>
          </w:p>
          <w:p w14:paraId="213562BC" w14:textId="77777777" w:rsidR="008329F3" w:rsidRDefault="008329F3" w:rsidP="008329F3">
            <w:pPr>
              <w:spacing w:after="0"/>
              <w:rPr>
                <w:rFonts w:cstheme="minorHAnsi"/>
                <w:bCs/>
              </w:rPr>
            </w:pPr>
          </w:p>
          <w:p w14:paraId="26FCF2EE" w14:textId="77777777" w:rsidR="00AB1A01" w:rsidRDefault="00AB1A01" w:rsidP="008329F3">
            <w:pPr>
              <w:spacing w:after="0"/>
              <w:rPr>
                <w:rFonts w:cstheme="minorHAnsi"/>
                <w:bCs/>
              </w:rPr>
            </w:pPr>
          </w:p>
          <w:p w14:paraId="16054309" w14:textId="61AC3869" w:rsidR="00AB1A01" w:rsidRPr="008329F3" w:rsidRDefault="00AB1A01" w:rsidP="008329F3">
            <w:pPr>
              <w:spacing w:after="0"/>
              <w:rPr>
                <w:rFonts w:cstheme="minorHAnsi"/>
                <w:bCs/>
              </w:rPr>
            </w:pPr>
          </w:p>
        </w:tc>
        <w:tc>
          <w:tcPr>
            <w:tcW w:w="900" w:type="dxa"/>
            <w:tcBorders>
              <w:top w:val="single" w:sz="4" w:space="0" w:color="auto"/>
            </w:tcBorders>
          </w:tcPr>
          <w:p w14:paraId="1605430A" w14:textId="77777777" w:rsidR="00DB3F95" w:rsidRPr="002760A6" w:rsidRDefault="00DB3F95" w:rsidP="008329F3">
            <w:pPr>
              <w:spacing w:after="0"/>
              <w:rPr>
                <w:rFonts w:cstheme="minorHAnsi"/>
                <w:bCs/>
              </w:rPr>
            </w:pPr>
          </w:p>
        </w:tc>
        <w:tc>
          <w:tcPr>
            <w:tcW w:w="1908" w:type="dxa"/>
            <w:tcBorders>
              <w:top w:val="single" w:sz="4" w:space="0" w:color="auto"/>
              <w:bottom w:val="single" w:sz="4" w:space="0" w:color="auto"/>
            </w:tcBorders>
          </w:tcPr>
          <w:p w14:paraId="1605430B" w14:textId="77777777" w:rsidR="00DB3F95" w:rsidRPr="002760A6" w:rsidRDefault="00DB3F95" w:rsidP="008329F3">
            <w:pPr>
              <w:spacing w:after="0"/>
              <w:rPr>
                <w:rFonts w:cstheme="minorHAnsi"/>
                <w:bCs/>
              </w:rPr>
            </w:pPr>
          </w:p>
        </w:tc>
      </w:tr>
      <w:tr w:rsidR="00DB3F95" w:rsidRPr="002760A6" w14:paraId="16054311" w14:textId="77777777" w:rsidTr="008329F3">
        <w:trPr>
          <w:trHeight w:val="557"/>
          <w:jc w:val="center"/>
        </w:trPr>
        <w:tc>
          <w:tcPr>
            <w:tcW w:w="6048" w:type="dxa"/>
            <w:tcBorders>
              <w:top w:val="single" w:sz="4" w:space="0" w:color="auto"/>
              <w:bottom w:val="nil"/>
            </w:tcBorders>
          </w:tcPr>
          <w:p w14:paraId="4FA61C5A" w14:textId="77777777" w:rsidR="00C949AB" w:rsidRPr="002E2D9E" w:rsidRDefault="00C949AB" w:rsidP="00C949AB">
            <w:pPr>
              <w:spacing w:after="0"/>
              <w:rPr>
                <w:rFonts w:eastAsia="MS Mincho" w:cstheme="minorHAnsi"/>
                <w:bCs/>
              </w:rPr>
            </w:pPr>
            <w:r>
              <w:rPr>
                <w:rFonts w:eastAsia="MS Mincho" w:cstheme="minorHAnsi"/>
                <w:bCs/>
                <w:szCs w:val="22"/>
              </w:rPr>
              <w:t>Dawn Powell-Rogers</w:t>
            </w:r>
          </w:p>
          <w:p w14:paraId="1605430E" w14:textId="7AAF2127" w:rsidR="00DB3F95" w:rsidRPr="00946276" w:rsidRDefault="00C949AB" w:rsidP="00C949AB">
            <w:pPr>
              <w:spacing w:after="0"/>
              <w:rPr>
                <w:rFonts w:cstheme="minorHAnsi"/>
                <w:bCs/>
              </w:rPr>
            </w:pPr>
            <w:r w:rsidRPr="00600152">
              <w:rPr>
                <w:rFonts w:eastAsia="MS Mincho" w:cstheme="minorHAnsi"/>
                <w:bCs/>
                <w:szCs w:val="22"/>
              </w:rPr>
              <w:t>Sr</w:t>
            </w:r>
            <w:r>
              <w:rPr>
                <w:rFonts w:eastAsia="MS Mincho" w:cstheme="minorHAnsi"/>
                <w:bCs/>
                <w:szCs w:val="22"/>
              </w:rPr>
              <w:t>.</w:t>
            </w:r>
            <w:r w:rsidRPr="00600152">
              <w:rPr>
                <w:rFonts w:eastAsia="MS Mincho" w:cstheme="minorHAnsi"/>
                <w:bCs/>
                <w:szCs w:val="22"/>
              </w:rPr>
              <w:t xml:space="preserve"> Project Manager</w:t>
            </w:r>
          </w:p>
        </w:tc>
        <w:tc>
          <w:tcPr>
            <w:tcW w:w="900" w:type="dxa"/>
          </w:tcPr>
          <w:p w14:paraId="1605430F" w14:textId="77777777" w:rsidR="00DB3F95" w:rsidRPr="002760A6" w:rsidRDefault="00DB3F95" w:rsidP="008329F3">
            <w:pPr>
              <w:spacing w:after="0"/>
              <w:rPr>
                <w:rFonts w:cstheme="minorHAnsi"/>
                <w:bCs/>
              </w:rPr>
            </w:pPr>
          </w:p>
        </w:tc>
        <w:tc>
          <w:tcPr>
            <w:tcW w:w="1908" w:type="dxa"/>
            <w:tcBorders>
              <w:top w:val="single" w:sz="4" w:space="0" w:color="auto"/>
              <w:bottom w:val="nil"/>
            </w:tcBorders>
          </w:tcPr>
          <w:p w14:paraId="16054310" w14:textId="77777777" w:rsidR="00DB3F95" w:rsidRPr="002760A6" w:rsidRDefault="00DB3F95" w:rsidP="008329F3">
            <w:pPr>
              <w:spacing w:after="0"/>
              <w:jc w:val="center"/>
              <w:rPr>
                <w:rFonts w:cstheme="minorHAnsi"/>
                <w:bCs/>
              </w:rPr>
            </w:pPr>
            <w:r w:rsidRPr="002760A6">
              <w:rPr>
                <w:rFonts w:cstheme="minorHAnsi"/>
                <w:bCs/>
              </w:rPr>
              <w:t>Date</w:t>
            </w:r>
          </w:p>
        </w:tc>
      </w:tr>
      <w:tr w:rsidR="00DB3F95" w:rsidRPr="002760A6" w14:paraId="16054315" w14:textId="77777777" w:rsidTr="008329F3">
        <w:trPr>
          <w:jc w:val="center"/>
        </w:trPr>
        <w:tc>
          <w:tcPr>
            <w:tcW w:w="6048" w:type="dxa"/>
            <w:tcBorders>
              <w:top w:val="nil"/>
              <w:bottom w:val="single" w:sz="4" w:space="0" w:color="auto"/>
            </w:tcBorders>
          </w:tcPr>
          <w:p w14:paraId="7C8B4989" w14:textId="77777777" w:rsidR="004C4AD3" w:rsidRDefault="004C4AD3" w:rsidP="008329F3">
            <w:pPr>
              <w:spacing w:before="480" w:after="0"/>
              <w:rPr>
                <w:rFonts w:cstheme="minorHAnsi"/>
                <w:bCs/>
              </w:rPr>
            </w:pPr>
          </w:p>
          <w:p w14:paraId="16054312" w14:textId="6BD59A3F" w:rsidR="00AB1A01" w:rsidRPr="008329F3" w:rsidRDefault="00AB1A01" w:rsidP="008329F3">
            <w:pPr>
              <w:spacing w:before="480" w:after="0"/>
              <w:rPr>
                <w:rFonts w:cstheme="minorHAnsi"/>
                <w:bCs/>
              </w:rPr>
            </w:pPr>
          </w:p>
        </w:tc>
        <w:tc>
          <w:tcPr>
            <w:tcW w:w="900" w:type="dxa"/>
          </w:tcPr>
          <w:p w14:paraId="16054313" w14:textId="77777777" w:rsidR="00DB3F95" w:rsidRPr="002760A6" w:rsidRDefault="00DB3F95" w:rsidP="008329F3">
            <w:pPr>
              <w:spacing w:after="0"/>
              <w:rPr>
                <w:rFonts w:cstheme="minorHAnsi"/>
                <w:bCs/>
              </w:rPr>
            </w:pPr>
          </w:p>
        </w:tc>
        <w:tc>
          <w:tcPr>
            <w:tcW w:w="1908" w:type="dxa"/>
            <w:tcBorders>
              <w:top w:val="nil"/>
              <w:bottom w:val="single" w:sz="4" w:space="0" w:color="auto"/>
            </w:tcBorders>
          </w:tcPr>
          <w:p w14:paraId="16054314" w14:textId="77777777" w:rsidR="00DB3F95" w:rsidRPr="002760A6" w:rsidRDefault="00DB3F95" w:rsidP="008329F3">
            <w:pPr>
              <w:spacing w:after="0"/>
              <w:jc w:val="center"/>
              <w:rPr>
                <w:rFonts w:cstheme="minorHAnsi"/>
                <w:bCs/>
              </w:rPr>
            </w:pPr>
          </w:p>
        </w:tc>
      </w:tr>
      <w:tr w:rsidR="002E2D9E" w:rsidRPr="002760A6" w14:paraId="1605431A" w14:textId="77777777" w:rsidTr="008329F3">
        <w:trPr>
          <w:jc w:val="center"/>
        </w:trPr>
        <w:tc>
          <w:tcPr>
            <w:tcW w:w="6048" w:type="dxa"/>
            <w:tcBorders>
              <w:top w:val="single" w:sz="4" w:space="0" w:color="auto"/>
              <w:bottom w:val="nil"/>
            </w:tcBorders>
          </w:tcPr>
          <w:p w14:paraId="1EA3FD52" w14:textId="77777777" w:rsidR="002E2D9E" w:rsidRDefault="002E2D9E" w:rsidP="002E2D9E">
            <w:pPr>
              <w:spacing w:after="0"/>
              <w:rPr>
                <w:rFonts w:cstheme="minorHAnsi"/>
                <w:bCs/>
              </w:rPr>
            </w:pPr>
            <w:proofErr w:type="spellStart"/>
            <w:r>
              <w:rPr>
                <w:rFonts w:cstheme="minorHAnsi"/>
                <w:bCs/>
              </w:rPr>
              <w:t>Mahnaaz</w:t>
            </w:r>
            <w:proofErr w:type="spellEnd"/>
            <w:r>
              <w:rPr>
                <w:rFonts w:cstheme="minorHAnsi"/>
                <w:bCs/>
              </w:rPr>
              <w:t xml:space="preserve"> Khatib</w:t>
            </w:r>
          </w:p>
          <w:p w14:paraId="16054317" w14:textId="143A06DD" w:rsidR="002E2D9E" w:rsidRPr="008329F3" w:rsidRDefault="002E2D9E" w:rsidP="002E2D9E">
            <w:pPr>
              <w:spacing w:after="0"/>
              <w:rPr>
                <w:rFonts w:cstheme="minorHAnsi"/>
                <w:bCs/>
              </w:rPr>
            </w:pPr>
            <w:r>
              <w:rPr>
                <w:rFonts w:cstheme="minorHAnsi"/>
                <w:bCs/>
              </w:rPr>
              <w:t>Manager, Safety &amp; Pharmacovigilance</w:t>
            </w:r>
          </w:p>
        </w:tc>
        <w:tc>
          <w:tcPr>
            <w:tcW w:w="900" w:type="dxa"/>
          </w:tcPr>
          <w:p w14:paraId="16054318" w14:textId="77777777" w:rsidR="002E2D9E" w:rsidRPr="002760A6" w:rsidRDefault="002E2D9E" w:rsidP="002E2D9E">
            <w:pPr>
              <w:spacing w:after="0"/>
              <w:rPr>
                <w:rFonts w:cstheme="minorHAnsi"/>
                <w:bCs/>
              </w:rPr>
            </w:pPr>
          </w:p>
        </w:tc>
        <w:tc>
          <w:tcPr>
            <w:tcW w:w="1908" w:type="dxa"/>
            <w:tcBorders>
              <w:top w:val="single" w:sz="4" w:space="0" w:color="auto"/>
              <w:bottom w:val="nil"/>
            </w:tcBorders>
          </w:tcPr>
          <w:p w14:paraId="16054319" w14:textId="77777777" w:rsidR="002E2D9E" w:rsidRPr="002760A6" w:rsidRDefault="002E2D9E" w:rsidP="002E2D9E">
            <w:pPr>
              <w:spacing w:after="0"/>
              <w:jc w:val="center"/>
              <w:rPr>
                <w:rFonts w:cstheme="minorHAnsi"/>
                <w:bCs/>
              </w:rPr>
            </w:pPr>
            <w:r w:rsidRPr="002760A6">
              <w:rPr>
                <w:rFonts w:cstheme="minorHAnsi"/>
                <w:bCs/>
              </w:rPr>
              <w:t>Date</w:t>
            </w:r>
          </w:p>
        </w:tc>
      </w:tr>
      <w:tr w:rsidR="002E2D9E" w:rsidRPr="002760A6" w14:paraId="16054320" w14:textId="77777777" w:rsidTr="00AB1A01">
        <w:trPr>
          <w:jc w:val="center"/>
        </w:trPr>
        <w:tc>
          <w:tcPr>
            <w:tcW w:w="6048" w:type="dxa"/>
            <w:tcBorders>
              <w:top w:val="nil"/>
              <w:bottom w:val="nil"/>
            </w:tcBorders>
          </w:tcPr>
          <w:p w14:paraId="1605431D" w14:textId="0A8B0385" w:rsidR="002E2D9E" w:rsidRPr="008329F3" w:rsidRDefault="002E2D9E" w:rsidP="002E2D9E">
            <w:pPr>
              <w:spacing w:after="0"/>
              <w:rPr>
                <w:rFonts w:cstheme="minorHAnsi"/>
                <w:bCs/>
              </w:rPr>
            </w:pPr>
          </w:p>
        </w:tc>
        <w:tc>
          <w:tcPr>
            <w:tcW w:w="900" w:type="dxa"/>
          </w:tcPr>
          <w:p w14:paraId="1605431E" w14:textId="77777777" w:rsidR="002E2D9E" w:rsidRPr="002760A6" w:rsidRDefault="002E2D9E" w:rsidP="002E2D9E">
            <w:pPr>
              <w:spacing w:after="0"/>
              <w:rPr>
                <w:rFonts w:cstheme="minorHAnsi"/>
                <w:bCs/>
              </w:rPr>
            </w:pPr>
          </w:p>
        </w:tc>
        <w:tc>
          <w:tcPr>
            <w:tcW w:w="1908" w:type="dxa"/>
            <w:tcBorders>
              <w:top w:val="nil"/>
              <w:bottom w:val="nil"/>
            </w:tcBorders>
          </w:tcPr>
          <w:p w14:paraId="1605431F" w14:textId="77777777" w:rsidR="002E2D9E" w:rsidRPr="002760A6" w:rsidRDefault="002E2D9E" w:rsidP="002E2D9E">
            <w:pPr>
              <w:spacing w:after="0"/>
              <w:jc w:val="center"/>
              <w:rPr>
                <w:rFonts w:cstheme="minorHAnsi"/>
                <w:bCs/>
              </w:rPr>
            </w:pPr>
          </w:p>
        </w:tc>
      </w:tr>
      <w:tr w:rsidR="002E2D9E" w:rsidRPr="002760A6" w14:paraId="16054325" w14:textId="77777777" w:rsidTr="00AB1A01">
        <w:trPr>
          <w:jc w:val="center"/>
        </w:trPr>
        <w:tc>
          <w:tcPr>
            <w:tcW w:w="6048" w:type="dxa"/>
            <w:tcBorders>
              <w:top w:val="nil"/>
              <w:left w:val="single" w:sz="4" w:space="0" w:color="auto"/>
              <w:bottom w:val="nil"/>
            </w:tcBorders>
          </w:tcPr>
          <w:p w14:paraId="16054322" w14:textId="6254ABB2" w:rsidR="002E2D9E" w:rsidRPr="008329F3" w:rsidRDefault="002E2D9E" w:rsidP="002E2D9E">
            <w:pPr>
              <w:rPr>
                <w:rFonts w:cstheme="minorHAnsi"/>
                <w:bCs/>
              </w:rPr>
            </w:pPr>
          </w:p>
        </w:tc>
        <w:tc>
          <w:tcPr>
            <w:tcW w:w="900" w:type="dxa"/>
            <w:tcBorders>
              <w:bottom w:val="single" w:sz="4" w:space="0" w:color="auto"/>
            </w:tcBorders>
          </w:tcPr>
          <w:p w14:paraId="16054323" w14:textId="77777777" w:rsidR="002E2D9E" w:rsidRPr="002760A6" w:rsidRDefault="002E2D9E" w:rsidP="002E2D9E">
            <w:pPr>
              <w:spacing w:after="0"/>
              <w:rPr>
                <w:rFonts w:cstheme="minorHAnsi"/>
                <w:bCs/>
              </w:rPr>
            </w:pPr>
          </w:p>
        </w:tc>
        <w:tc>
          <w:tcPr>
            <w:tcW w:w="1908" w:type="dxa"/>
            <w:tcBorders>
              <w:top w:val="nil"/>
              <w:bottom w:val="nil"/>
              <w:right w:val="single" w:sz="4" w:space="0" w:color="auto"/>
            </w:tcBorders>
          </w:tcPr>
          <w:p w14:paraId="16054324" w14:textId="022E51E5" w:rsidR="002E2D9E" w:rsidRPr="002760A6" w:rsidRDefault="002E2D9E" w:rsidP="002E2D9E">
            <w:pPr>
              <w:spacing w:after="0"/>
              <w:jc w:val="center"/>
              <w:rPr>
                <w:rFonts w:cstheme="minorHAnsi"/>
                <w:bCs/>
              </w:rPr>
            </w:pPr>
          </w:p>
        </w:tc>
      </w:tr>
      <w:tr w:rsidR="002E2D9E" w:rsidRPr="002760A6" w14:paraId="16054327" w14:textId="77777777" w:rsidTr="005A663E">
        <w:trPr>
          <w:trHeight w:hRule="exact" w:val="389"/>
          <w:jc w:val="center"/>
        </w:trPr>
        <w:tc>
          <w:tcPr>
            <w:tcW w:w="8856" w:type="dxa"/>
            <w:gridSpan w:val="3"/>
            <w:tcBorders>
              <w:top w:val="single" w:sz="4" w:space="0" w:color="auto"/>
              <w:bottom w:val="single" w:sz="4" w:space="0" w:color="auto"/>
            </w:tcBorders>
            <w:shd w:val="clear" w:color="auto" w:fill="B8CCE4" w:themeFill="accent1" w:themeFillTint="66"/>
            <w:vAlign w:val="center"/>
          </w:tcPr>
          <w:p w14:paraId="16054326" w14:textId="77777777" w:rsidR="002E2D9E" w:rsidRPr="005A663E" w:rsidRDefault="002E2D9E" w:rsidP="002E2D9E">
            <w:pPr>
              <w:spacing w:after="0"/>
              <w:jc w:val="center"/>
              <w:rPr>
                <w:rFonts w:cstheme="minorHAnsi"/>
                <w:bCs/>
                <w:smallCaps/>
                <w:sz w:val="24"/>
              </w:rPr>
            </w:pPr>
            <w:r w:rsidRPr="005A663E">
              <w:rPr>
                <w:b/>
                <w:smallCaps/>
                <w:sz w:val="24"/>
              </w:rPr>
              <w:t>BMS / GPV&amp;E Approvals</w:t>
            </w:r>
          </w:p>
        </w:tc>
      </w:tr>
      <w:tr w:rsidR="002E2D9E" w:rsidRPr="002760A6" w14:paraId="1605432B" w14:textId="77777777" w:rsidTr="008329F3">
        <w:trPr>
          <w:jc w:val="center"/>
        </w:trPr>
        <w:tc>
          <w:tcPr>
            <w:tcW w:w="6048" w:type="dxa"/>
            <w:tcBorders>
              <w:bottom w:val="nil"/>
            </w:tcBorders>
          </w:tcPr>
          <w:p w14:paraId="16054328" w14:textId="77777777" w:rsidR="002E2D9E" w:rsidRPr="002760A6" w:rsidRDefault="002E2D9E" w:rsidP="002E2D9E">
            <w:pPr>
              <w:spacing w:after="0"/>
              <w:rPr>
                <w:rFonts w:cstheme="minorHAnsi"/>
              </w:rPr>
            </w:pPr>
          </w:p>
        </w:tc>
        <w:tc>
          <w:tcPr>
            <w:tcW w:w="900" w:type="dxa"/>
          </w:tcPr>
          <w:p w14:paraId="16054329" w14:textId="77777777" w:rsidR="002E2D9E" w:rsidRPr="002760A6" w:rsidRDefault="002E2D9E" w:rsidP="002E2D9E">
            <w:pPr>
              <w:spacing w:after="0"/>
              <w:rPr>
                <w:rFonts w:cstheme="minorHAnsi"/>
                <w:bCs/>
              </w:rPr>
            </w:pPr>
          </w:p>
        </w:tc>
        <w:tc>
          <w:tcPr>
            <w:tcW w:w="1908" w:type="dxa"/>
            <w:tcBorders>
              <w:bottom w:val="nil"/>
            </w:tcBorders>
          </w:tcPr>
          <w:p w14:paraId="1605432A" w14:textId="77777777" w:rsidR="002E2D9E" w:rsidRPr="002760A6" w:rsidRDefault="002E2D9E" w:rsidP="002E2D9E">
            <w:pPr>
              <w:spacing w:after="0"/>
              <w:jc w:val="center"/>
              <w:rPr>
                <w:rFonts w:cstheme="minorHAnsi"/>
                <w:bCs/>
              </w:rPr>
            </w:pPr>
          </w:p>
        </w:tc>
      </w:tr>
      <w:tr w:rsidR="002E2D9E" w:rsidRPr="002760A6" w14:paraId="16054330" w14:textId="77777777" w:rsidTr="008329F3">
        <w:trPr>
          <w:jc w:val="center"/>
        </w:trPr>
        <w:tc>
          <w:tcPr>
            <w:tcW w:w="6048" w:type="dxa"/>
            <w:tcBorders>
              <w:top w:val="nil"/>
              <w:bottom w:val="single" w:sz="4" w:space="0" w:color="auto"/>
            </w:tcBorders>
          </w:tcPr>
          <w:p w14:paraId="1605432C" w14:textId="628F27EB" w:rsidR="002E2D9E" w:rsidRDefault="002E2D9E" w:rsidP="002E2D9E">
            <w:pPr>
              <w:spacing w:after="0"/>
              <w:rPr>
                <w:rFonts w:cstheme="minorHAnsi"/>
              </w:rPr>
            </w:pPr>
          </w:p>
          <w:p w14:paraId="28FB3E03" w14:textId="0754C5DD" w:rsidR="00AB1A01" w:rsidRDefault="00AB1A01" w:rsidP="002E2D9E">
            <w:pPr>
              <w:spacing w:after="0"/>
              <w:rPr>
                <w:rFonts w:cstheme="minorHAnsi"/>
              </w:rPr>
            </w:pPr>
          </w:p>
          <w:p w14:paraId="5A37727F" w14:textId="77777777" w:rsidR="00AB1A01" w:rsidRDefault="00AB1A01" w:rsidP="002E2D9E">
            <w:pPr>
              <w:spacing w:after="0"/>
              <w:rPr>
                <w:rFonts w:cstheme="minorHAnsi"/>
              </w:rPr>
            </w:pPr>
          </w:p>
          <w:p w14:paraId="1605432D" w14:textId="77777777" w:rsidR="002E2D9E" w:rsidRPr="002760A6" w:rsidRDefault="002E2D9E" w:rsidP="002E2D9E">
            <w:pPr>
              <w:spacing w:after="0"/>
              <w:rPr>
                <w:rFonts w:cstheme="minorHAnsi"/>
              </w:rPr>
            </w:pPr>
          </w:p>
        </w:tc>
        <w:tc>
          <w:tcPr>
            <w:tcW w:w="900" w:type="dxa"/>
          </w:tcPr>
          <w:p w14:paraId="1605432E" w14:textId="77777777" w:rsidR="002E2D9E" w:rsidRPr="002760A6" w:rsidRDefault="002E2D9E" w:rsidP="002E2D9E">
            <w:pPr>
              <w:spacing w:after="0"/>
              <w:rPr>
                <w:rFonts w:cstheme="minorHAnsi"/>
                <w:bCs/>
              </w:rPr>
            </w:pPr>
          </w:p>
        </w:tc>
        <w:tc>
          <w:tcPr>
            <w:tcW w:w="1908" w:type="dxa"/>
            <w:tcBorders>
              <w:top w:val="nil"/>
              <w:bottom w:val="single" w:sz="4" w:space="0" w:color="auto"/>
            </w:tcBorders>
          </w:tcPr>
          <w:p w14:paraId="1605432F" w14:textId="77777777" w:rsidR="002E2D9E" w:rsidRPr="002760A6" w:rsidRDefault="002E2D9E" w:rsidP="002E2D9E">
            <w:pPr>
              <w:spacing w:after="0"/>
              <w:jc w:val="center"/>
              <w:rPr>
                <w:rFonts w:cstheme="minorHAnsi"/>
                <w:bCs/>
              </w:rPr>
            </w:pPr>
          </w:p>
        </w:tc>
      </w:tr>
      <w:tr w:rsidR="002E2D9E" w:rsidRPr="002760A6" w14:paraId="16054335" w14:textId="77777777" w:rsidTr="008329F3">
        <w:trPr>
          <w:jc w:val="center"/>
        </w:trPr>
        <w:tc>
          <w:tcPr>
            <w:tcW w:w="6048" w:type="dxa"/>
            <w:tcBorders>
              <w:top w:val="single" w:sz="4" w:space="0" w:color="auto"/>
            </w:tcBorders>
          </w:tcPr>
          <w:p w14:paraId="16054331" w14:textId="77777777" w:rsidR="002E2D9E" w:rsidRPr="002760A6" w:rsidRDefault="002E2D9E" w:rsidP="002E2D9E">
            <w:pPr>
              <w:spacing w:after="0"/>
              <w:rPr>
                <w:rFonts w:cstheme="minorHAnsi"/>
              </w:rPr>
            </w:pPr>
            <w:r w:rsidRPr="002760A6">
              <w:rPr>
                <w:rFonts w:cstheme="minorHAnsi"/>
              </w:rPr>
              <w:t xml:space="preserve">Joseph </w:t>
            </w:r>
            <w:proofErr w:type="spellStart"/>
            <w:r w:rsidRPr="002760A6">
              <w:rPr>
                <w:rFonts w:cstheme="minorHAnsi"/>
              </w:rPr>
              <w:t>Sewter</w:t>
            </w:r>
            <w:proofErr w:type="spellEnd"/>
            <w:r w:rsidRPr="002760A6">
              <w:rPr>
                <w:rFonts w:cstheme="minorHAnsi"/>
              </w:rPr>
              <w:t>, MBA</w:t>
            </w:r>
          </w:p>
          <w:p w14:paraId="16054332" w14:textId="77777777" w:rsidR="002E2D9E" w:rsidRPr="00946276" w:rsidRDefault="002E2D9E" w:rsidP="002E2D9E">
            <w:pPr>
              <w:rPr>
                <w:rFonts w:cstheme="minorHAnsi"/>
              </w:rPr>
            </w:pPr>
            <w:r>
              <w:rPr>
                <w:rFonts w:cstheme="minorHAnsi"/>
              </w:rPr>
              <w:t xml:space="preserve">Group </w:t>
            </w:r>
            <w:r w:rsidRPr="002760A6">
              <w:rPr>
                <w:rFonts w:cstheme="minorHAnsi"/>
              </w:rPr>
              <w:t>Director, A</w:t>
            </w:r>
            <w:r>
              <w:rPr>
                <w:rFonts w:cstheme="minorHAnsi"/>
              </w:rPr>
              <w:t>dverse Event Processing &amp; Submissions</w:t>
            </w:r>
          </w:p>
        </w:tc>
        <w:tc>
          <w:tcPr>
            <w:tcW w:w="900" w:type="dxa"/>
          </w:tcPr>
          <w:p w14:paraId="16054333" w14:textId="77777777" w:rsidR="002E2D9E" w:rsidRPr="002760A6" w:rsidRDefault="002E2D9E" w:rsidP="002E2D9E">
            <w:pPr>
              <w:spacing w:after="0"/>
              <w:rPr>
                <w:rFonts w:cstheme="minorHAnsi"/>
                <w:bCs/>
              </w:rPr>
            </w:pPr>
          </w:p>
        </w:tc>
        <w:tc>
          <w:tcPr>
            <w:tcW w:w="1908" w:type="dxa"/>
            <w:tcBorders>
              <w:top w:val="single" w:sz="4" w:space="0" w:color="auto"/>
            </w:tcBorders>
          </w:tcPr>
          <w:p w14:paraId="16054334" w14:textId="77777777" w:rsidR="002E2D9E" w:rsidRPr="002760A6" w:rsidRDefault="002E2D9E" w:rsidP="002E2D9E">
            <w:pPr>
              <w:spacing w:after="0"/>
              <w:jc w:val="center"/>
              <w:rPr>
                <w:rFonts w:cstheme="minorHAnsi"/>
                <w:bCs/>
              </w:rPr>
            </w:pPr>
            <w:r w:rsidRPr="002760A6">
              <w:rPr>
                <w:rFonts w:cstheme="minorHAnsi"/>
                <w:bCs/>
              </w:rPr>
              <w:t>Date</w:t>
            </w:r>
          </w:p>
        </w:tc>
      </w:tr>
    </w:tbl>
    <w:p w14:paraId="16054336" w14:textId="77777777" w:rsidR="00A33CC1" w:rsidRDefault="00A33CC1" w:rsidP="008329F3">
      <w:pPr>
        <w:pStyle w:val="Title"/>
        <w:numPr>
          <w:ilvl w:val="0"/>
          <w:numId w:val="0"/>
        </w:numPr>
        <w:ind w:left="720" w:hanging="720"/>
      </w:pPr>
      <w:bookmarkStart w:id="8" w:name="_Toc287949617"/>
    </w:p>
    <w:p w14:paraId="16054337" w14:textId="77777777" w:rsidR="00A33CC1" w:rsidRDefault="00A33CC1">
      <w:pPr>
        <w:spacing w:after="0"/>
        <w:rPr>
          <w:rFonts w:ascii="Calibri" w:hAnsi="Calibri"/>
          <w:b/>
          <w:caps/>
          <w:sz w:val="28"/>
        </w:rPr>
      </w:pPr>
      <w:r>
        <w:br w:type="page"/>
      </w:r>
    </w:p>
    <w:p w14:paraId="16054338" w14:textId="77777777" w:rsidR="00DB3F95" w:rsidRPr="008F52E8" w:rsidRDefault="00775EAF" w:rsidP="00F87896">
      <w:pPr>
        <w:pStyle w:val="Heading2"/>
      </w:pPr>
      <w:bookmarkStart w:id="9" w:name="_Toc346710299"/>
      <w:bookmarkStart w:id="10" w:name="_Toc346728875"/>
      <w:bookmarkStart w:id="11" w:name="_Ref347374156"/>
      <w:bookmarkStart w:id="12" w:name="_Ref347375461"/>
      <w:bookmarkStart w:id="13" w:name="_Ref347376241"/>
      <w:bookmarkStart w:id="14" w:name="_Ref347376757"/>
      <w:bookmarkStart w:id="15" w:name="_Toc58316623"/>
      <w:r w:rsidRPr="008F52E8">
        <w:lastRenderedPageBreak/>
        <w:t xml:space="preserve">STUDY-SPECIFIC </w:t>
      </w:r>
      <w:bookmarkEnd w:id="8"/>
      <w:r>
        <w:t>CONTACT INFORMATION</w:t>
      </w:r>
      <w:bookmarkEnd w:id="9"/>
      <w:bookmarkEnd w:id="10"/>
      <w:bookmarkEnd w:id="11"/>
      <w:bookmarkEnd w:id="12"/>
      <w:bookmarkEnd w:id="13"/>
      <w:bookmarkEnd w:id="14"/>
      <w:bookmarkEnd w:id="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0"/>
        <w:gridCol w:w="2175"/>
        <w:gridCol w:w="3774"/>
        <w:gridCol w:w="1731"/>
      </w:tblGrid>
      <w:tr w:rsidR="00224B23" w:rsidRPr="002760A6" w14:paraId="1605433A" w14:textId="77777777" w:rsidTr="00C40AA3">
        <w:trPr>
          <w:trHeight w:val="432"/>
          <w:jc w:val="center"/>
        </w:trPr>
        <w:tc>
          <w:tcPr>
            <w:tcW w:w="10296" w:type="dxa"/>
            <w:gridSpan w:val="4"/>
            <w:shd w:val="clear" w:color="auto" w:fill="95B3D7" w:themeFill="accent1" w:themeFillTint="99"/>
            <w:vAlign w:val="center"/>
          </w:tcPr>
          <w:p w14:paraId="16054339" w14:textId="77777777" w:rsidR="00224B23" w:rsidRPr="002713E5" w:rsidRDefault="00224B23" w:rsidP="00224B23">
            <w:pPr>
              <w:pStyle w:val="ListParagraph"/>
              <w:numPr>
                <w:ilvl w:val="0"/>
                <w:numId w:val="15"/>
              </w:numPr>
              <w:spacing w:after="0"/>
              <w:rPr>
                <w:rFonts w:cstheme="minorHAnsi"/>
                <w:b/>
                <w:smallCaps/>
                <w:spacing w:val="40"/>
                <w:sz w:val="24"/>
              </w:rPr>
            </w:pPr>
            <w:r w:rsidRPr="002713E5">
              <w:rPr>
                <w:rFonts w:cstheme="minorHAnsi"/>
                <w:b/>
                <w:smallCaps/>
                <w:spacing w:val="40"/>
                <w:sz w:val="24"/>
              </w:rPr>
              <w:t>BMS</w:t>
            </w:r>
          </w:p>
        </w:tc>
      </w:tr>
      <w:tr w:rsidR="00224B23" w:rsidRPr="002760A6" w14:paraId="1605433F" w14:textId="77777777" w:rsidTr="00C949AB">
        <w:trPr>
          <w:trHeight w:val="432"/>
          <w:jc w:val="center"/>
        </w:trPr>
        <w:tc>
          <w:tcPr>
            <w:tcW w:w="2464" w:type="dxa"/>
            <w:shd w:val="clear" w:color="auto" w:fill="C6D9F1" w:themeFill="text2" w:themeFillTint="33"/>
            <w:vAlign w:val="center"/>
          </w:tcPr>
          <w:p w14:paraId="1605433B" w14:textId="77777777" w:rsidR="00224B23" w:rsidRPr="004C4AD3" w:rsidRDefault="00224B23" w:rsidP="00224B23">
            <w:pPr>
              <w:spacing w:after="0"/>
              <w:jc w:val="center"/>
              <w:rPr>
                <w:rFonts w:cstheme="minorHAnsi"/>
                <w:b/>
                <w:smallCaps/>
              </w:rPr>
            </w:pPr>
            <w:r>
              <w:rPr>
                <w:rFonts w:cstheme="minorHAnsi"/>
                <w:b/>
                <w:smallCaps/>
              </w:rPr>
              <w:t>Contact Name/Title</w:t>
            </w:r>
          </w:p>
        </w:tc>
        <w:tc>
          <w:tcPr>
            <w:tcW w:w="2242" w:type="dxa"/>
            <w:shd w:val="clear" w:color="auto" w:fill="C6D9F1" w:themeFill="text2" w:themeFillTint="33"/>
            <w:vAlign w:val="center"/>
          </w:tcPr>
          <w:p w14:paraId="1605433C" w14:textId="77777777" w:rsidR="00224B23" w:rsidRDefault="00224B23" w:rsidP="00224B23">
            <w:pPr>
              <w:spacing w:after="0"/>
              <w:jc w:val="center"/>
              <w:rPr>
                <w:rFonts w:cstheme="minorHAnsi"/>
                <w:b/>
                <w:smallCaps/>
              </w:rPr>
            </w:pPr>
            <w:r>
              <w:rPr>
                <w:rFonts w:cstheme="minorHAnsi"/>
                <w:b/>
                <w:smallCaps/>
              </w:rPr>
              <w:t>Phone #</w:t>
            </w:r>
          </w:p>
        </w:tc>
        <w:tc>
          <w:tcPr>
            <w:tcW w:w="3774" w:type="dxa"/>
            <w:shd w:val="clear" w:color="auto" w:fill="C6D9F1" w:themeFill="text2" w:themeFillTint="33"/>
            <w:vAlign w:val="center"/>
          </w:tcPr>
          <w:p w14:paraId="1605433D" w14:textId="77777777" w:rsidR="00224B23" w:rsidRPr="004C4AD3" w:rsidRDefault="00224B23" w:rsidP="004C4AD3">
            <w:pPr>
              <w:spacing w:after="0"/>
              <w:jc w:val="center"/>
              <w:rPr>
                <w:rFonts w:cstheme="minorHAnsi"/>
                <w:b/>
                <w:smallCaps/>
              </w:rPr>
            </w:pPr>
            <w:r>
              <w:rPr>
                <w:rFonts w:cstheme="minorHAnsi"/>
                <w:b/>
                <w:smallCaps/>
              </w:rPr>
              <w:t>E-mail Address</w:t>
            </w:r>
          </w:p>
        </w:tc>
        <w:tc>
          <w:tcPr>
            <w:tcW w:w="1816" w:type="dxa"/>
            <w:shd w:val="clear" w:color="auto" w:fill="C6D9F1" w:themeFill="text2" w:themeFillTint="33"/>
            <w:vAlign w:val="center"/>
          </w:tcPr>
          <w:p w14:paraId="1605433E" w14:textId="77777777" w:rsidR="00224B23" w:rsidRPr="004C4AD3" w:rsidRDefault="00224B23" w:rsidP="00224B23">
            <w:pPr>
              <w:spacing w:after="0"/>
              <w:jc w:val="center"/>
              <w:rPr>
                <w:rFonts w:cstheme="minorHAnsi"/>
                <w:b/>
                <w:smallCaps/>
              </w:rPr>
            </w:pPr>
            <w:r>
              <w:rPr>
                <w:rFonts w:cstheme="minorHAnsi"/>
                <w:b/>
                <w:smallCaps/>
              </w:rPr>
              <w:t>Fax #</w:t>
            </w:r>
          </w:p>
        </w:tc>
      </w:tr>
      <w:tr w:rsidR="00224B23" w:rsidRPr="002760A6" w14:paraId="16054344" w14:textId="77777777" w:rsidTr="00C949AB">
        <w:trPr>
          <w:trHeight w:val="432"/>
          <w:jc w:val="center"/>
        </w:trPr>
        <w:tc>
          <w:tcPr>
            <w:tcW w:w="2464" w:type="dxa"/>
            <w:vAlign w:val="center"/>
          </w:tcPr>
          <w:p w14:paraId="16054340" w14:textId="77777777" w:rsidR="00224B23" w:rsidRPr="00AB1A01" w:rsidRDefault="00224B23" w:rsidP="00224B23">
            <w:pPr>
              <w:spacing w:after="0"/>
              <w:rPr>
                <w:rFonts w:cstheme="minorHAnsi"/>
              </w:rPr>
            </w:pPr>
            <w:r w:rsidRPr="00AB1A01">
              <w:rPr>
                <w:rFonts w:cstheme="minorHAnsi"/>
                <w:szCs w:val="22"/>
              </w:rPr>
              <w:t>BMS GPV&amp;E</w:t>
            </w:r>
          </w:p>
        </w:tc>
        <w:tc>
          <w:tcPr>
            <w:tcW w:w="2242" w:type="dxa"/>
            <w:shd w:val="clear" w:color="auto" w:fill="BFBFBF" w:themeFill="background1" w:themeFillShade="BF"/>
            <w:vAlign w:val="center"/>
          </w:tcPr>
          <w:p w14:paraId="16054341" w14:textId="77777777" w:rsidR="00224B23" w:rsidRPr="00AB1A01" w:rsidRDefault="00224B23" w:rsidP="00D87DB1">
            <w:pPr>
              <w:spacing w:after="0"/>
              <w:jc w:val="center"/>
              <w:rPr>
                <w:rFonts w:cstheme="minorHAnsi"/>
              </w:rPr>
            </w:pPr>
          </w:p>
        </w:tc>
        <w:tc>
          <w:tcPr>
            <w:tcW w:w="3774" w:type="dxa"/>
            <w:vAlign w:val="center"/>
          </w:tcPr>
          <w:p w14:paraId="16054342" w14:textId="77777777" w:rsidR="00224B23" w:rsidRPr="00AB1A01" w:rsidRDefault="00DB06C8" w:rsidP="00D87DB1">
            <w:pPr>
              <w:spacing w:after="0"/>
              <w:jc w:val="center"/>
              <w:rPr>
                <w:rFonts w:cstheme="minorHAnsi"/>
              </w:rPr>
            </w:pPr>
            <w:hyperlink r:id="rId12" w:history="1">
              <w:r w:rsidR="00224B23" w:rsidRPr="00AB1A01">
                <w:rPr>
                  <w:rStyle w:val="Hyperlink"/>
                  <w:rFonts w:cstheme="minorHAnsi"/>
                  <w:color w:val="auto"/>
                  <w:szCs w:val="22"/>
                  <w:u w:val="none"/>
                </w:rPr>
                <w:t>worldwide.safety@bms.com</w:t>
              </w:r>
            </w:hyperlink>
          </w:p>
        </w:tc>
        <w:tc>
          <w:tcPr>
            <w:tcW w:w="1816" w:type="dxa"/>
            <w:shd w:val="clear" w:color="auto" w:fill="auto"/>
            <w:vAlign w:val="center"/>
          </w:tcPr>
          <w:p w14:paraId="16054343" w14:textId="77777777" w:rsidR="00224B23" w:rsidRPr="00AB1A01" w:rsidRDefault="00490D53" w:rsidP="00D87DB1">
            <w:pPr>
              <w:spacing w:after="0"/>
              <w:jc w:val="center"/>
              <w:rPr>
                <w:rFonts w:cstheme="minorHAnsi"/>
              </w:rPr>
            </w:pPr>
            <w:r w:rsidRPr="00AB1A01">
              <w:rPr>
                <w:rFonts w:cstheme="minorHAnsi"/>
                <w:szCs w:val="22"/>
              </w:rPr>
              <w:t>1-609-818-3804</w:t>
            </w:r>
          </w:p>
        </w:tc>
      </w:tr>
      <w:tr w:rsidR="00224B23" w:rsidRPr="002760A6" w14:paraId="16054349" w14:textId="77777777" w:rsidTr="00C949AB">
        <w:trPr>
          <w:trHeight w:val="432"/>
          <w:jc w:val="center"/>
        </w:trPr>
        <w:tc>
          <w:tcPr>
            <w:tcW w:w="2464" w:type="dxa"/>
            <w:vAlign w:val="center"/>
          </w:tcPr>
          <w:p w14:paraId="16054345" w14:textId="77777777" w:rsidR="00224B23" w:rsidRPr="00AB1A01" w:rsidRDefault="00224B23" w:rsidP="00224B23">
            <w:pPr>
              <w:spacing w:after="0"/>
              <w:rPr>
                <w:rFonts w:cstheme="minorHAnsi"/>
              </w:rPr>
            </w:pPr>
            <w:r w:rsidRPr="00AB1A01">
              <w:rPr>
                <w:rFonts w:cstheme="minorHAnsi"/>
                <w:szCs w:val="22"/>
              </w:rPr>
              <w:t xml:space="preserve">BMS </w:t>
            </w:r>
            <w:r w:rsidR="00727044" w:rsidRPr="00AB1A01">
              <w:rPr>
                <w:rFonts w:cstheme="minorHAnsi"/>
                <w:szCs w:val="22"/>
              </w:rPr>
              <w:t>AE/</w:t>
            </w:r>
            <w:r w:rsidRPr="00AB1A01">
              <w:rPr>
                <w:rFonts w:cstheme="minorHAnsi"/>
                <w:szCs w:val="22"/>
              </w:rPr>
              <w:t>SAE Reconciliation Request</w:t>
            </w:r>
          </w:p>
        </w:tc>
        <w:tc>
          <w:tcPr>
            <w:tcW w:w="2242" w:type="dxa"/>
            <w:shd w:val="clear" w:color="auto" w:fill="BFBFBF" w:themeFill="background1" w:themeFillShade="BF"/>
            <w:vAlign w:val="center"/>
          </w:tcPr>
          <w:p w14:paraId="16054346" w14:textId="77777777" w:rsidR="00224B23" w:rsidRPr="00AB1A01" w:rsidRDefault="00224B23" w:rsidP="00D87DB1">
            <w:pPr>
              <w:spacing w:after="0"/>
              <w:jc w:val="center"/>
              <w:rPr>
                <w:rFonts w:cstheme="minorHAnsi"/>
              </w:rPr>
            </w:pPr>
          </w:p>
        </w:tc>
        <w:tc>
          <w:tcPr>
            <w:tcW w:w="3774" w:type="dxa"/>
            <w:vAlign w:val="center"/>
          </w:tcPr>
          <w:p w14:paraId="16054347" w14:textId="77777777" w:rsidR="00224B23" w:rsidRPr="00AB1A01" w:rsidRDefault="00DB06C8" w:rsidP="00D87DB1">
            <w:pPr>
              <w:spacing w:after="0"/>
              <w:jc w:val="center"/>
              <w:rPr>
                <w:rFonts w:cstheme="minorHAnsi"/>
              </w:rPr>
            </w:pPr>
            <w:hyperlink r:id="rId13" w:history="1">
              <w:r w:rsidR="00224B23" w:rsidRPr="00AB1A01">
                <w:rPr>
                  <w:rStyle w:val="Hyperlink"/>
                  <w:rFonts w:cstheme="minorHAnsi"/>
                  <w:color w:val="auto"/>
                  <w:szCs w:val="22"/>
                  <w:u w:val="none"/>
                </w:rPr>
                <w:t>aepbusinessprocess@bms.com</w:t>
              </w:r>
            </w:hyperlink>
          </w:p>
        </w:tc>
        <w:tc>
          <w:tcPr>
            <w:tcW w:w="1816" w:type="dxa"/>
            <w:shd w:val="clear" w:color="auto" w:fill="BFBFBF" w:themeFill="background1" w:themeFillShade="BF"/>
            <w:vAlign w:val="center"/>
          </w:tcPr>
          <w:p w14:paraId="16054348" w14:textId="77777777" w:rsidR="00224B23" w:rsidRPr="00AB1A01" w:rsidRDefault="00224B23" w:rsidP="00D87DB1">
            <w:pPr>
              <w:spacing w:after="0"/>
              <w:jc w:val="center"/>
              <w:rPr>
                <w:rFonts w:cstheme="minorHAnsi"/>
              </w:rPr>
            </w:pPr>
          </w:p>
        </w:tc>
      </w:tr>
      <w:tr w:rsidR="00224B23" w:rsidRPr="002760A6" w14:paraId="1605434E" w14:textId="77777777" w:rsidTr="00C949AB">
        <w:trPr>
          <w:trHeight w:val="432"/>
          <w:jc w:val="center"/>
        </w:trPr>
        <w:tc>
          <w:tcPr>
            <w:tcW w:w="2464" w:type="dxa"/>
            <w:vAlign w:val="center"/>
          </w:tcPr>
          <w:p w14:paraId="1605434A" w14:textId="77777777" w:rsidR="00224B23" w:rsidRPr="002760A6" w:rsidRDefault="00224B23" w:rsidP="00224B23">
            <w:pPr>
              <w:spacing w:after="0"/>
              <w:rPr>
                <w:rFonts w:cstheme="minorHAnsi"/>
                <w:sz w:val="20"/>
                <w:szCs w:val="20"/>
              </w:rPr>
            </w:pPr>
          </w:p>
        </w:tc>
        <w:tc>
          <w:tcPr>
            <w:tcW w:w="2242" w:type="dxa"/>
            <w:shd w:val="clear" w:color="auto" w:fill="BFBFBF" w:themeFill="background1" w:themeFillShade="BF"/>
            <w:vAlign w:val="center"/>
          </w:tcPr>
          <w:p w14:paraId="1605434B" w14:textId="77777777" w:rsidR="00224B23" w:rsidRPr="002760A6" w:rsidRDefault="00224B23" w:rsidP="00D87DB1">
            <w:pPr>
              <w:spacing w:after="0"/>
              <w:jc w:val="center"/>
              <w:rPr>
                <w:rFonts w:cstheme="minorHAnsi"/>
                <w:sz w:val="20"/>
                <w:szCs w:val="20"/>
              </w:rPr>
            </w:pPr>
          </w:p>
        </w:tc>
        <w:tc>
          <w:tcPr>
            <w:tcW w:w="3774" w:type="dxa"/>
            <w:shd w:val="clear" w:color="auto" w:fill="auto"/>
            <w:vAlign w:val="center"/>
          </w:tcPr>
          <w:p w14:paraId="1605434C" w14:textId="77777777" w:rsidR="00224B23" w:rsidRPr="00613406" w:rsidRDefault="00224B23" w:rsidP="00D87DB1">
            <w:pPr>
              <w:spacing w:after="0"/>
              <w:jc w:val="center"/>
              <w:rPr>
                <w:rFonts w:cstheme="minorHAnsi"/>
                <w:sz w:val="20"/>
                <w:szCs w:val="20"/>
              </w:rPr>
            </w:pPr>
          </w:p>
        </w:tc>
        <w:tc>
          <w:tcPr>
            <w:tcW w:w="1816" w:type="dxa"/>
            <w:shd w:val="clear" w:color="auto" w:fill="auto"/>
            <w:vAlign w:val="center"/>
          </w:tcPr>
          <w:p w14:paraId="1605434D" w14:textId="77777777" w:rsidR="00224B23" w:rsidRPr="002760A6" w:rsidRDefault="00224B23" w:rsidP="00D87DB1">
            <w:pPr>
              <w:spacing w:after="0"/>
              <w:jc w:val="center"/>
              <w:rPr>
                <w:rFonts w:cstheme="minorHAnsi"/>
                <w:sz w:val="20"/>
                <w:szCs w:val="20"/>
              </w:rPr>
            </w:pPr>
          </w:p>
        </w:tc>
      </w:tr>
      <w:tr w:rsidR="00224B23" w:rsidRPr="002760A6" w14:paraId="16054353" w14:textId="77777777" w:rsidTr="00C949AB">
        <w:trPr>
          <w:trHeight w:val="432"/>
          <w:jc w:val="center"/>
        </w:trPr>
        <w:tc>
          <w:tcPr>
            <w:tcW w:w="2464" w:type="dxa"/>
            <w:vAlign w:val="center"/>
          </w:tcPr>
          <w:p w14:paraId="1605434F" w14:textId="77777777" w:rsidR="00224B23" w:rsidRPr="002760A6" w:rsidRDefault="00224B23" w:rsidP="00224B23">
            <w:pPr>
              <w:spacing w:after="0"/>
              <w:rPr>
                <w:rFonts w:cstheme="minorHAnsi"/>
                <w:sz w:val="20"/>
                <w:szCs w:val="20"/>
              </w:rPr>
            </w:pPr>
          </w:p>
        </w:tc>
        <w:tc>
          <w:tcPr>
            <w:tcW w:w="2242" w:type="dxa"/>
            <w:vAlign w:val="center"/>
          </w:tcPr>
          <w:p w14:paraId="16054350" w14:textId="77777777" w:rsidR="00224B23" w:rsidRPr="002760A6" w:rsidRDefault="00224B23" w:rsidP="00D87DB1">
            <w:pPr>
              <w:spacing w:after="0"/>
              <w:jc w:val="center"/>
              <w:rPr>
                <w:rFonts w:cstheme="minorHAnsi"/>
                <w:sz w:val="20"/>
                <w:szCs w:val="20"/>
              </w:rPr>
            </w:pPr>
          </w:p>
        </w:tc>
        <w:tc>
          <w:tcPr>
            <w:tcW w:w="3774" w:type="dxa"/>
            <w:vAlign w:val="center"/>
          </w:tcPr>
          <w:p w14:paraId="16054351" w14:textId="77777777" w:rsidR="00224B23" w:rsidRPr="002760A6" w:rsidRDefault="00224B23" w:rsidP="00D87DB1">
            <w:pPr>
              <w:spacing w:after="0"/>
              <w:jc w:val="center"/>
              <w:rPr>
                <w:rFonts w:cstheme="minorHAnsi"/>
                <w:sz w:val="20"/>
                <w:szCs w:val="20"/>
              </w:rPr>
            </w:pPr>
          </w:p>
        </w:tc>
        <w:tc>
          <w:tcPr>
            <w:tcW w:w="1816" w:type="dxa"/>
            <w:vAlign w:val="center"/>
          </w:tcPr>
          <w:p w14:paraId="16054352" w14:textId="77777777" w:rsidR="00224B23" w:rsidRPr="002760A6" w:rsidRDefault="00224B23" w:rsidP="00D87DB1">
            <w:pPr>
              <w:spacing w:after="0"/>
              <w:jc w:val="center"/>
              <w:rPr>
                <w:rFonts w:cstheme="minorHAnsi"/>
                <w:sz w:val="20"/>
                <w:szCs w:val="20"/>
              </w:rPr>
            </w:pPr>
          </w:p>
        </w:tc>
      </w:tr>
      <w:tr w:rsidR="00224B23" w:rsidRPr="002760A6" w14:paraId="16054358" w14:textId="77777777" w:rsidTr="00C949AB">
        <w:trPr>
          <w:trHeight w:val="432"/>
          <w:jc w:val="center"/>
        </w:trPr>
        <w:tc>
          <w:tcPr>
            <w:tcW w:w="2464" w:type="dxa"/>
            <w:vAlign w:val="center"/>
          </w:tcPr>
          <w:p w14:paraId="16054354" w14:textId="77777777" w:rsidR="00224B23" w:rsidRPr="002760A6" w:rsidRDefault="00224B23" w:rsidP="00224B23">
            <w:pPr>
              <w:spacing w:after="0"/>
              <w:rPr>
                <w:rFonts w:cstheme="minorHAnsi"/>
                <w:sz w:val="20"/>
                <w:szCs w:val="20"/>
              </w:rPr>
            </w:pPr>
          </w:p>
        </w:tc>
        <w:tc>
          <w:tcPr>
            <w:tcW w:w="2242" w:type="dxa"/>
            <w:vAlign w:val="center"/>
          </w:tcPr>
          <w:p w14:paraId="16054355" w14:textId="77777777" w:rsidR="00224B23" w:rsidRPr="002760A6" w:rsidRDefault="00224B23" w:rsidP="00D87DB1">
            <w:pPr>
              <w:spacing w:after="0"/>
              <w:jc w:val="center"/>
              <w:rPr>
                <w:rFonts w:cstheme="minorHAnsi"/>
                <w:sz w:val="20"/>
                <w:szCs w:val="20"/>
              </w:rPr>
            </w:pPr>
          </w:p>
        </w:tc>
        <w:tc>
          <w:tcPr>
            <w:tcW w:w="3774" w:type="dxa"/>
            <w:vAlign w:val="center"/>
          </w:tcPr>
          <w:p w14:paraId="16054356" w14:textId="77777777" w:rsidR="00224B23" w:rsidRPr="002760A6" w:rsidRDefault="00224B23" w:rsidP="00D87DB1">
            <w:pPr>
              <w:spacing w:after="0"/>
              <w:jc w:val="center"/>
              <w:rPr>
                <w:rFonts w:cstheme="minorHAnsi"/>
                <w:sz w:val="20"/>
                <w:szCs w:val="20"/>
              </w:rPr>
            </w:pPr>
          </w:p>
        </w:tc>
        <w:tc>
          <w:tcPr>
            <w:tcW w:w="1816" w:type="dxa"/>
            <w:vAlign w:val="center"/>
          </w:tcPr>
          <w:p w14:paraId="16054357" w14:textId="77777777" w:rsidR="00224B23" w:rsidRPr="002760A6" w:rsidRDefault="00224B23" w:rsidP="00D87DB1">
            <w:pPr>
              <w:spacing w:after="0"/>
              <w:jc w:val="center"/>
              <w:rPr>
                <w:rFonts w:cstheme="minorHAnsi"/>
                <w:sz w:val="20"/>
                <w:szCs w:val="20"/>
              </w:rPr>
            </w:pPr>
          </w:p>
        </w:tc>
      </w:tr>
      <w:tr w:rsidR="00224B23" w:rsidRPr="002760A6" w14:paraId="1605435D" w14:textId="77777777" w:rsidTr="00C949AB">
        <w:trPr>
          <w:trHeight w:val="432"/>
          <w:jc w:val="center"/>
        </w:trPr>
        <w:tc>
          <w:tcPr>
            <w:tcW w:w="2464" w:type="dxa"/>
            <w:vAlign w:val="center"/>
          </w:tcPr>
          <w:p w14:paraId="16054359" w14:textId="77777777" w:rsidR="00224B23" w:rsidRPr="002760A6" w:rsidRDefault="00224B23" w:rsidP="00224B23">
            <w:pPr>
              <w:spacing w:after="0"/>
              <w:rPr>
                <w:rFonts w:cstheme="minorHAnsi"/>
                <w:sz w:val="20"/>
                <w:szCs w:val="20"/>
              </w:rPr>
            </w:pPr>
          </w:p>
        </w:tc>
        <w:tc>
          <w:tcPr>
            <w:tcW w:w="2242" w:type="dxa"/>
            <w:vAlign w:val="center"/>
          </w:tcPr>
          <w:p w14:paraId="1605435A" w14:textId="77777777" w:rsidR="00224B23" w:rsidRPr="002760A6" w:rsidRDefault="00224B23" w:rsidP="00D87DB1">
            <w:pPr>
              <w:spacing w:after="0"/>
              <w:jc w:val="center"/>
              <w:rPr>
                <w:rFonts w:cstheme="minorHAnsi"/>
                <w:sz w:val="20"/>
                <w:szCs w:val="20"/>
              </w:rPr>
            </w:pPr>
          </w:p>
        </w:tc>
        <w:tc>
          <w:tcPr>
            <w:tcW w:w="3774" w:type="dxa"/>
            <w:vAlign w:val="center"/>
          </w:tcPr>
          <w:p w14:paraId="1605435B" w14:textId="77777777" w:rsidR="00224B23" w:rsidRPr="002760A6" w:rsidRDefault="00224B23" w:rsidP="00D87DB1">
            <w:pPr>
              <w:spacing w:after="0"/>
              <w:jc w:val="center"/>
              <w:rPr>
                <w:rFonts w:cstheme="minorHAnsi"/>
                <w:sz w:val="20"/>
                <w:szCs w:val="20"/>
              </w:rPr>
            </w:pPr>
          </w:p>
        </w:tc>
        <w:tc>
          <w:tcPr>
            <w:tcW w:w="1816" w:type="dxa"/>
            <w:vAlign w:val="center"/>
          </w:tcPr>
          <w:p w14:paraId="1605435C" w14:textId="77777777" w:rsidR="00224B23" w:rsidRPr="002760A6" w:rsidRDefault="00224B23" w:rsidP="00D87DB1">
            <w:pPr>
              <w:spacing w:after="0"/>
              <w:jc w:val="center"/>
              <w:rPr>
                <w:rFonts w:cstheme="minorHAnsi"/>
                <w:sz w:val="20"/>
                <w:szCs w:val="20"/>
              </w:rPr>
            </w:pPr>
          </w:p>
        </w:tc>
      </w:tr>
      <w:tr w:rsidR="00224B23" w:rsidRPr="002760A6" w14:paraId="16054362" w14:textId="77777777" w:rsidTr="00C949AB">
        <w:trPr>
          <w:trHeight w:val="432"/>
          <w:jc w:val="center"/>
        </w:trPr>
        <w:tc>
          <w:tcPr>
            <w:tcW w:w="2464" w:type="dxa"/>
            <w:vAlign w:val="center"/>
          </w:tcPr>
          <w:p w14:paraId="1605435E" w14:textId="77777777" w:rsidR="00224B23" w:rsidRPr="002760A6" w:rsidRDefault="00224B23" w:rsidP="00224B23">
            <w:pPr>
              <w:spacing w:after="0"/>
              <w:rPr>
                <w:rFonts w:cstheme="minorHAnsi"/>
                <w:sz w:val="20"/>
                <w:szCs w:val="20"/>
              </w:rPr>
            </w:pPr>
          </w:p>
        </w:tc>
        <w:tc>
          <w:tcPr>
            <w:tcW w:w="2242" w:type="dxa"/>
            <w:vAlign w:val="center"/>
          </w:tcPr>
          <w:p w14:paraId="1605435F" w14:textId="77777777" w:rsidR="00224B23" w:rsidRPr="002760A6" w:rsidRDefault="00224B23" w:rsidP="00D87DB1">
            <w:pPr>
              <w:spacing w:after="0"/>
              <w:jc w:val="center"/>
              <w:rPr>
                <w:rFonts w:cstheme="minorHAnsi"/>
                <w:sz w:val="20"/>
                <w:szCs w:val="20"/>
              </w:rPr>
            </w:pPr>
          </w:p>
        </w:tc>
        <w:tc>
          <w:tcPr>
            <w:tcW w:w="3774" w:type="dxa"/>
            <w:vAlign w:val="center"/>
          </w:tcPr>
          <w:p w14:paraId="16054360" w14:textId="77777777" w:rsidR="00224B23" w:rsidRPr="002760A6" w:rsidRDefault="00224B23" w:rsidP="00D87DB1">
            <w:pPr>
              <w:spacing w:after="0"/>
              <w:jc w:val="center"/>
              <w:rPr>
                <w:rFonts w:cstheme="minorHAnsi"/>
                <w:sz w:val="20"/>
                <w:szCs w:val="20"/>
              </w:rPr>
            </w:pPr>
          </w:p>
        </w:tc>
        <w:tc>
          <w:tcPr>
            <w:tcW w:w="1816" w:type="dxa"/>
            <w:vAlign w:val="center"/>
          </w:tcPr>
          <w:p w14:paraId="16054361" w14:textId="77777777" w:rsidR="00224B23" w:rsidRPr="002760A6" w:rsidRDefault="00224B23" w:rsidP="00D87DB1">
            <w:pPr>
              <w:spacing w:after="0"/>
              <w:jc w:val="center"/>
              <w:rPr>
                <w:rFonts w:cstheme="minorHAnsi"/>
                <w:sz w:val="20"/>
                <w:szCs w:val="20"/>
              </w:rPr>
            </w:pPr>
          </w:p>
        </w:tc>
      </w:tr>
      <w:tr w:rsidR="002713E5" w:rsidRPr="002760A6" w14:paraId="16054367" w14:textId="77777777" w:rsidTr="00C949AB">
        <w:trPr>
          <w:trHeight w:val="432"/>
          <w:jc w:val="center"/>
        </w:trPr>
        <w:tc>
          <w:tcPr>
            <w:tcW w:w="2464" w:type="dxa"/>
            <w:vAlign w:val="center"/>
          </w:tcPr>
          <w:p w14:paraId="16054363" w14:textId="77777777" w:rsidR="002713E5" w:rsidRPr="002760A6" w:rsidRDefault="002713E5" w:rsidP="00224B23">
            <w:pPr>
              <w:spacing w:after="0"/>
              <w:rPr>
                <w:rFonts w:cstheme="minorHAnsi"/>
                <w:sz w:val="20"/>
                <w:szCs w:val="20"/>
              </w:rPr>
            </w:pPr>
          </w:p>
        </w:tc>
        <w:tc>
          <w:tcPr>
            <w:tcW w:w="2242" w:type="dxa"/>
            <w:vAlign w:val="center"/>
          </w:tcPr>
          <w:p w14:paraId="16054364" w14:textId="77777777" w:rsidR="002713E5" w:rsidRPr="002760A6" w:rsidRDefault="002713E5" w:rsidP="00D87DB1">
            <w:pPr>
              <w:spacing w:after="0"/>
              <w:jc w:val="center"/>
              <w:rPr>
                <w:rFonts w:cstheme="minorHAnsi"/>
                <w:sz w:val="20"/>
                <w:szCs w:val="20"/>
              </w:rPr>
            </w:pPr>
          </w:p>
        </w:tc>
        <w:tc>
          <w:tcPr>
            <w:tcW w:w="3774" w:type="dxa"/>
            <w:vAlign w:val="center"/>
          </w:tcPr>
          <w:p w14:paraId="16054365" w14:textId="77777777" w:rsidR="002713E5" w:rsidRPr="002760A6" w:rsidRDefault="002713E5" w:rsidP="00D87DB1">
            <w:pPr>
              <w:spacing w:after="0"/>
              <w:jc w:val="center"/>
              <w:rPr>
                <w:rFonts w:cstheme="minorHAnsi"/>
                <w:sz w:val="20"/>
                <w:szCs w:val="20"/>
              </w:rPr>
            </w:pPr>
          </w:p>
        </w:tc>
        <w:tc>
          <w:tcPr>
            <w:tcW w:w="1816" w:type="dxa"/>
            <w:vAlign w:val="center"/>
          </w:tcPr>
          <w:p w14:paraId="16054366" w14:textId="77777777" w:rsidR="002713E5" w:rsidRPr="002760A6" w:rsidRDefault="002713E5" w:rsidP="00D87DB1">
            <w:pPr>
              <w:spacing w:after="0"/>
              <w:jc w:val="center"/>
              <w:rPr>
                <w:rFonts w:cstheme="minorHAnsi"/>
                <w:sz w:val="20"/>
                <w:szCs w:val="20"/>
              </w:rPr>
            </w:pPr>
          </w:p>
        </w:tc>
      </w:tr>
      <w:tr w:rsidR="00224B23" w:rsidRPr="002760A6" w14:paraId="16054369" w14:textId="77777777" w:rsidTr="00C40AA3">
        <w:trPr>
          <w:trHeight w:val="432"/>
          <w:jc w:val="center"/>
        </w:trPr>
        <w:tc>
          <w:tcPr>
            <w:tcW w:w="10296" w:type="dxa"/>
            <w:gridSpan w:val="4"/>
            <w:shd w:val="clear" w:color="auto" w:fill="95B3D7" w:themeFill="accent1" w:themeFillTint="99"/>
            <w:vAlign w:val="center"/>
          </w:tcPr>
          <w:p w14:paraId="16054368" w14:textId="679EFC48" w:rsidR="00224B23" w:rsidRPr="002713E5" w:rsidRDefault="00AB1A01" w:rsidP="002713E5">
            <w:pPr>
              <w:pStyle w:val="ListParagraph"/>
              <w:numPr>
                <w:ilvl w:val="0"/>
                <w:numId w:val="15"/>
              </w:numPr>
              <w:spacing w:after="0"/>
              <w:rPr>
                <w:rFonts w:cstheme="minorHAnsi"/>
                <w:b/>
                <w:spacing w:val="40"/>
                <w:sz w:val="24"/>
              </w:rPr>
            </w:pPr>
            <w:proofErr w:type="spellStart"/>
            <w:r>
              <w:rPr>
                <w:rFonts w:cstheme="minorHAnsi"/>
                <w:b/>
                <w:spacing w:val="40"/>
                <w:sz w:val="24"/>
              </w:rPr>
              <w:t>Syneos</w:t>
            </w:r>
            <w:proofErr w:type="spellEnd"/>
            <w:r>
              <w:rPr>
                <w:rFonts w:cstheme="minorHAnsi"/>
                <w:b/>
                <w:spacing w:val="40"/>
                <w:sz w:val="24"/>
              </w:rPr>
              <w:t xml:space="preserve"> Health</w:t>
            </w:r>
          </w:p>
        </w:tc>
      </w:tr>
      <w:tr w:rsidR="002713E5" w:rsidRPr="002760A6" w14:paraId="1605436E" w14:textId="77777777" w:rsidTr="00C949AB">
        <w:trPr>
          <w:trHeight w:val="432"/>
          <w:jc w:val="center"/>
        </w:trPr>
        <w:tc>
          <w:tcPr>
            <w:tcW w:w="2464" w:type="dxa"/>
            <w:shd w:val="clear" w:color="auto" w:fill="C6D9F1" w:themeFill="text2" w:themeFillTint="33"/>
            <w:vAlign w:val="center"/>
          </w:tcPr>
          <w:p w14:paraId="1605436A" w14:textId="77777777" w:rsidR="002713E5" w:rsidRPr="004C4AD3" w:rsidRDefault="002713E5" w:rsidP="00A32C5A">
            <w:pPr>
              <w:spacing w:after="0"/>
              <w:jc w:val="center"/>
              <w:rPr>
                <w:rFonts w:cstheme="minorHAnsi"/>
                <w:b/>
                <w:smallCaps/>
              </w:rPr>
            </w:pPr>
            <w:r>
              <w:rPr>
                <w:rFonts w:cstheme="minorHAnsi"/>
                <w:b/>
                <w:smallCaps/>
              </w:rPr>
              <w:t>Contact Name/Title</w:t>
            </w:r>
          </w:p>
        </w:tc>
        <w:tc>
          <w:tcPr>
            <w:tcW w:w="2242" w:type="dxa"/>
            <w:shd w:val="clear" w:color="auto" w:fill="C6D9F1" w:themeFill="text2" w:themeFillTint="33"/>
            <w:vAlign w:val="center"/>
          </w:tcPr>
          <w:p w14:paraId="1605436B" w14:textId="77777777" w:rsidR="002713E5" w:rsidRDefault="002713E5" w:rsidP="00A32C5A">
            <w:pPr>
              <w:spacing w:after="0"/>
              <w:jc w:val="center"/>
              <w:rPr>
                <w:rFonts w:cstheme="minorHAnsi"/>
                <w:b/>
                <w:smallCaps/>
              </w:rPr>
            </w:pPr>
            <w:r>
              <w:rPr>
                <w:rFonts w:cstheme="minorHAnsi"/>
                <w:b/>
                <w:smallCaps/>
              </w:rPr>
              <w:t>Phone #</w:t>
            </w:r>
          </w:p>
        </w:tc>
        <w:tc>
          <w:tcPr>
            <w:tcW w:w="3774" w:type="dxa"/>
            <w:shd w:val="clear" w:color="auto" w:fill="C6D9F1" w:themeFill="text2" w:themeFillTint="33"/>
            <w:vAlign w:val="center"/>
          </w:tcPr>
          <w:p w14:paraId="1605436C" w14:textId="77777777" w:rsidR="002713E5" w:rsidRPr="004C4AD3" w:rsidRDefault="002713E5" w:rsidP="00A32C5A">
            <w:pPr>
              <w:spacing w:after="0"/>
              <w:jc w:val="center"/>
              <w:rPr>
                <w:rFonts w:cstheme="minorHAnsi"/>
                <w:b/>
                <w:smallCaps/>
              </w:rPr>
            </w:pPr>
            <w:r>
              <w:rPr>
                <w:rFonts w:cstheme="minorHAnsi"/>
                <w:b/>
                <w:smallCaps/>
              </w:rPr>
              <w:t>E-mail Address</w:t>
            </w:r>
          </w:p>
        </w:tc>
        <w:tc>
          <w:tcPr>
            <w:tcW w:w="1816" w:type="dxa"/>
            <w:shd w:val="clear" w:color="auto" w:fill="C6D9F1" w:themeFill="text2" w:themeFillTint="33"/>
            <w:vAlign w:val="center"/>
          </w:tcPr>
          <w:p w14:paraId="1605436D" w14:textId="77777777" w:rsidR="002713E5" w:rsidRPr="004C4AD3" w:rsidRDefault="002713E5" w:rsidP="00A32C5A">
            <w:pPr>
              <w:spacing w:after="0"/>
              <w:jc w:val="center"/>
              <w:rPr>
                <w:rFonts w:cstheme="minorHAnsi"/>
                <w:b/>
                <w:smallCaps/>
              </w:rPr>
            </w:pPr>
            <w:r>
              <w:rPr>
                <w:rFonts w:cstheme="minorHAnsi"/>
                <w:b/>
                <w:smallCaps/>
              </w:rPr>
              <w:t>Fax #</w:t>
            </w:r>
          </w:p>
        </w:tc>
      </w:tr>
      <w:tr w:rsidR="00C40AA3" w:rsidRPr="002760A6" w14:paraId="16054373" w14:textId="77777777" w:rsidTr="00C949AB">
        <w:trPr>
          <w:trHeight w:val="432"/>
          <w:jc w:val="center"/>
        </w:trPr>
        <w:tc>
          <w:tcPr>
            <w:tcW w:w="2464" w:type="dxa"/>
            <w:vAlign w:val="center"/>
          </w:tcPr>
          <w:p w14:paraId="1605436F" w14:textId="2DF720E5" w:rsidR="00C40AA3" w:rsidRPr="002760A6" w:rsidRDefault="00C40AA3" w:rsidP="00C40AA3">
            <w:pPr>
              <w:spacing w:after="0"/>
              <w:rPr>
                <w:rFonts w:cstheme="minorHAnsi"/>
                <w:sz w:val="20"/>
                <w:szCs w:val="20"/>
              </w:rPr>
            </w:pPr>
            <w:proofErr w:type="spellStart"/>
            <w:r w:rsidRPr="004616EC">
              <w:rPr>
                <w:rFonts w:ascii="Calibri" w:hAnsi="Calibri" w:cs="Calibri"/>
                <w:szCs w:val="22"/>
              </w:rPr>
              <w:t>Syneos</w:t>
            </w:r>
            <w:proofErr w:type="spellEnd"/>
            <w:r w:rsidRPr="004616EC">
              <w:rPr>
                <w:rFonts w:ascii="Calibri" w:hAnsi="Calibri" w:cs="Calibri"/>
                <w:szCs w:val="22"/>
              </w:rPr>
              <w:t xml:space="preserve"> Health SPVG – Notification of AE/SAE</w:t>
            </w:r>
          </w:p>
        </w:tc>
        <w:tc>
          <w:tcPr>
            <w:tcW w:w="2242" w:type="dxa"/>
            <w:vAlign w:val="center"/>
          </w:tcPr>
          <w:p w14:paraId="16054370" w14:textId="7CB5ADF4" w:rsidR="00C40AA3" w:rsidRPr="002760A6" w:rsidRDefault="00C40AA3" w:rsidP="00C40AA3">
            <w:pPr>
              <w:spacing w:after="0"/>
              <w:jc w:val="center"/>
              <w:rPr>
                <w:rFonts w:cstheme="minorHAnsi"/>
                <w:sz w:val="20"/>
                <w:szCs w:val="20"/>
              </w:rPr>
            </w:pPr>
            <w:r w:rsidRPr="004616EC">
              <w:rPr>
                <w:rFonts w:cstheme="minorHAnsi"/>
                <w:szCs w:val="22"/>
              </w:rPr>
              <w:t>1-888-750-8020</w:t>
            </w:r>
          </w:p>
        </w:tc>
        <w:tc>
          <w:tcPr>
            <w:tcW w:w="3774" w:type="dxa"/>
            <w:vAlign w:val="center"/>
          </w:tcPr>
          <w:p w14:paraId="16054371" w14:textId="60DF75C1" w:rsidR="00C40AA3" w:rsidRPr="002760A6" w:rsidRDefault="00C40AA3" w:rsidP="00C40AA3">
            <w:pPr>
              <w:spacing w:after="0"/>
              <w:jc w:val="center"/>
              <w:rPr>
                <w:rFonts w:cstheme="minorHAnsi"/>
                <w:sz w:val="20"/>
                <w:szCs w:val="20"/>
              </w:rPr>
            </w:pPr>
            <w:r w:rsidRPr="004616EC">
              <w:rPr>
                <w:rFonts w:cstheme="minorHAnsi"/>
                <w:szCs w:val="22"/>
              </w:rPr>
              <w:t>SafetyPV@Syneoshealth.com</w:t>
            </w:r>
          </w:p>
        </w:tc>
        <w:tc>
          <w:tcPr>
            <w:tcW w:w="1816" w:type="dxa"/>
            <w:vAlign w:val="center"/>
          </w:tcPr>
          <w:p w14:paraId="16054372" w14:textId="77B560B9" w:rsidR="00C40AA3" w:rsidRPr="002760A6" w:rsidRDefault="00C40AA3" w:rsidP="00C40AA3">
            <w:pPr>
              <w:spacing w:after="0"/>
              <w:jc w:val="center"/>
              <w:rPr>
                <w:rFonts w:cstheme="minorHAnsi"/>
                <w:sz w:val="20"/>
                <w:szCs w:val="20"/>
              </w:rPr>
            </w:pPr>
            <w:r w:rsidRPr="004616EC">
              <w:rPr>
                <w:rFonts w:cstheme="minorHAnsi"/>
                <w:szCs w:val="22"/>
              </w:rPr>
              <w:t>1-866-880-9343</w:t>
            </w:r>
          </w:p>
        </w:tc>
      </w:tr>
      <w:tr w:rsidR="00C40AA3" w:rsidRPr="002760A6" w14:paraId="16054378" w14:textId="77777777" w:rsidTr="00C949AB">
        <w:trPr>
          <w:trHeight w:val="432"/>
          <w:jc w:val="center"/>
        </w:trPr>
        <w:tc>
          <w:tcPr>
            <w:tcW w:w="2464" w:type="dxa"/>
            <w:vAlign w:val="center"/>
          </w:tcPr>
          <w:p w14:paraId="16054374" w14:textId="044CA3D4" w:rsidR="00C40AA3" w:rsidRPr="002760A6" w:rsidRDefault="00C40AA3" w:rsidP="00C40AA3">
            <w:pPr>
              <w:spacing w:after="0"/>
              <w:rPr>
                <w:rFonts w:cstheme="minorHAnsi"/>
                <w:sz w:val="20"/>
                <w:szCs w:val="20"/>
              </w:rPr>
            </w:pPr>
            <w:r w:rsidRPr="004616EC">
              <w:rPr>
                <w:rFonts w:cstheme="minorHAnsi"/>
                <w:szCs w:val="22"/>
              </w:rPr>
              <w:t>Study Query Central E-mail Address</w:t>
            </w:r>
          </w:p>
        </w:tc>
        <w:tc>
          <w:tcPr>
            <w:tcW w:w="2242" w:type="dxa"/>
            <w:shd w:val="clear" w:color="auto" w:fill="BFBFBF" w:themeFill="background1" w:themeFillShade="BF"/>
            <w:vAlign w:val="center"/>
          </w:tcPr>
          <w:p w14:paraId="16054375" w14:textId="77777777" w:rsidR="00C40AA3" w:rsidRPr="002760A6" w:rsidRDefault="00C40AA3" w:rsidP="00C40AA3">
            <w:pPr>
              <w:spacing w:after="0"/>
              <w:jc w:val="center"/>
              <w:rPr>
                <w:rFonts w:cstheme="minorHAnsi"/>
                <w:sz w:val="20"/>
                <w:szCs w:val="20"/>
              </w:rPr>
            </w:pPr>
          </w:p>
        </w:tc>
        <w:tc>
          <w:tcPr>
            <w:tcW w:w="3774" w:type="dxa"/>
            <w:vAlign w:val="center"/>
          </w:tcPr>
          <w:p w14:paraId="16054376" w14:textId="0B35B0FE" w:rsidR="00C40AA3" w:rsidRPr="002760A6" w:rsidRDefault="00C40AA3" w:rsidP="00C40AA3">
            <w:pPr>
              <w:spacing w:after="0"/>
              <w:jc w:val="center"/>
              <w:rPr>
                <w:rFonts w:cstheme="minorHAnsi"/>
                <w:sz w:val="20"/>
                <w:szCs w:val="20"/>
              </w:rPr>
            </w:pPr>
            <w:r w:rsidRPr="004616EC">
              <w:rPr>
                <w:rFonts w:cstheme="minorHAnsi"/>
                <w:szCs w:val="22"/>
              </w:rPr>
              <w:t>SafetyPV@Syneoshealth.com</w:t>
            </w:r>
          </w:p>
        </w:tc>
        <w:tc>
          <w:tcPr>
            <w:tcW w:w="1816" w:type="dxa"/>
            <w:shd w:val="clear" w:color="auto" w:fill="BFBFBF" w:themeFill="background1" w:themeFillShade="BF"/>
            <w:vAlign w:val="center"/>
          </w:tcPr>
          <w:p w14:paraId="16054377" w14:textId="77777777" w:rsidR="00C40AA3" w:rsidRPr="002760A6" w:rsidRDefault="00C40AA3" w:rsidP="00C40AA3">
            <w:pPr>
              <w:spacing w:after="0"/>
              <w:jc w:val="center"/>
              <w:rPr>
                <w:rFonts w:cstheme="minorHAnsi"/>
                <w:sz w:val="20"/>
                <w:szCs w:val="20"/>
              </w:rPr>
            </w:pPr>
          </w:p>
        </w:tc>
      </w:tr>
      <w:tr w:rsidR="00C40AA3" w:rsidRPr="002760A6" w14:paraId="1605437D" w14:textId="77777777" w:rsidTr="00C949AB">
        <w:trPr>
          <w:trHeight w:val="432"/>
          <w:jc w:val="center"/>
        </w:trPr>
        <w:tc>
          <w:tcPr>
            <w:tcW w:w="2464" w:type="dxa"/>
            <w:vAlign w:val="center"/>
          </w:tcPr>
          <w:p w14:paraId="16054379" w14:textId="13EDC7DB" w:rsidR="00C40AA3" w:rsidRPr="002760A6" w:rsidRDefault="00C40AA3" w:rsidP="00C40AA3">
            <w:pPr>
              <w:spacing w:after="0"/>
              <w:rPr>
                <w:rFonts w:cstheme="minorHAnsi"/>
                <w:sz w:val="20"/>
                <w:szCs w:val="20"/>
              </w:rPr>
            </w:pPr>
            <w:r w:rsidRPr="00FC4757">
              <w:rPr>
                <w:rFonts w:cstheme="minorHAnsi"/>
                <w:bCs/>
                <w:szCs w:val="22"/>
              </w:rPr>
              <w:t>Akanksha Bhargava</w:t>
            </w:r>
            <w:r w:rsidRPr="004616EC" w:rsidDel="00657056">
              <w:rPr>
                <w:rFonts w:cstheme="minorHAnsi"/>
                <w:szCs w:val="22"/>
              </w:rPr>
              <w:t xml:space="preserve"> </w:t>
            </w:r>
            <w:r w:rsidRPr="004616EC">
              <w:rPr>
                <w:rFonts w:cstheme="minorHAnsi"/>
                <w:szCs w:val="22"/>
              </w:rPr>
              <w:t xml:space="preserve">Safety </w:t>
            </w:r>
            <w:r>
              <w:rPr>
                <w:rFonts w:cstheme="minorHAnsi"/>
                <w:szCs w:val="22"/>
              </w:rPr>
              <w:t>and PV Specialist I</w:t>
            </w:r>
            <w:ins w:id="16" w:author="Khatib, Mahnaaz" w:date="2020-12-08T09:39:00Z">
              <w:r w:rsidR="000077A4">
                <w:rPr>
                  <w:rFonts w:cstheme="minorHAnsi"/>
                  <w:szCs w:val="22"/>
                </w:rPr>
                <w:t>I</w:t>
              </w:r>
            </w:ins>
          </w:p>
        </w:tc>
        <w:tc>
          <w:tcPr>
            <w:tcW w:w="2242" w:type="dxa"/>
            <w:vAlign w:val="center"/>
          </w:tcPr>
          <w:p w14:paraId="1605437A" w14:textId="480DA29E" w:rsidR="00C40AA3" w:rsidRPr="002760A6" w:rsidRDefault="00C40AA3" w:rsidP="00C40AA3">
            <w:pPr>
              <w:spacing w:after="0"/>
              <w:jc w:val="center"/>
              <w:rPr>
                <w:rFonts w:cstheme="minorHAnsi"/>
                <w:sz w:val="20"/>
                <w:szCs w:val="20"/>
              </w:rPr>
            </w:pPr>
            <w:r w:rsidRPr="004616EC">
              <w:rPr>
                <w:rFonts w:cstheme="minorHAnsi"/>
                <w:szCs w:val="22"/>
              </w:rPr>
              <w:t>+91 2048529720</w:t>
            </w:r>
          </w:p>
        </w:tc>
        <w:tc>
          <w:tcPr>
            <w:tcW w:w="3774" w:type="dxa"/>
            <w:vAlign w:val="center"/>
          </w:tcPr>
          <w:p w14:paraId="1605437B" w14:textId="4E245D1E" w:rsidR="00C40AA3" w:rsidRPr="002760A6" w:rsidRDefault="00C40AA3" w:rsidP="00C40AA3">
            <w:pPr>
              <w:spacing w:after="0"/>
              <w:jc w:val="center"/>
              <w:rPr>
                <w:rFonts w:cstheme="minorHAnsi"/>
                <w:sz w:val="20"/>
                <w:szCs w:val="20"/>
              </w:rPr>
            </w:pPr>
            <w:r>
              <w:rPr>
                <w:szCs w:val="22"/>
              </w:rPr>
              <w:t>Akanksha.bhargava@syneoshealth.com</w:t>
            </w:r>
          </w:p>
        </w:tc>
        <w:tc>
          <w:tcPr>
            <w:tcW w:w="1816" w:type="dxa"/>
            <w:vAlign w:val="center"/>
          </w:tcPr>
          <w:p w14:paraId="1605437C" w14:textId="641519F1" w:rsidR="00C40AA3" w:rsidRPr="002760A6" w:rsidRDefault="00C40AA3" w:rsidP="00C40AA3">
            <w:pPr>
              <w:spacing w:after="0"/>
              <w:jc w:val="center"/>
              <w:rPr>
                <w:rFonts w:cstheme="minorHAnsi"/>
                <w:sz w:val="20"/>
                <w:szCs w:val="20"/>
              </w:rPr>
            </w:pPr>
            <w:r w:rsidRPr="00E25719">
              <w:rPr>
                <w:rFonts w:cstheme="minorHAnsi"/>
                <w:szCs w:val="22"/>
              </w:rPr>
              <w:t>N/A</w:t>
            </w:r>
          </w:p>
        </w:tc>
      </w:tr>
      <w:tr w:rsidR="00C40AA3" w:rsidRPr="002760A6" w14:paraId="16054382" w14:textId="77777777" w:rsidTr="00C949AB">
        <w:trPr>
          <w:trHeight w:val="432"/>
          <w:jc w:val="center"/>
        </w:trPr>
        <w:tc>
          <w:tcPr>
            <w:tcW w:w="2464" w:type="dxa"/>
            <w:vAlign w:val="center"/>
          </w:tcPr>
          <w:p w14:paraId="1605437E" w14:textId="18912EC9" w:rsidR="00C40AA3" w:rsidRPr="002760A6" w:rsidRDefault="00C40AA3" w:rsidP="00C40AA3">
            <w:pPr>
              <w:spacing w:after="0"/>
              <w:rPr>
                <w:rFonts w:cstheme="minorHAnsi"/>
                <w:sz w:val="20"/>
                <w:szCs w:val="20"/>
              </w:rPr>
            </w:pPr>
            <w:proofErr w:type="spellStart"/>
            <w:r w:rsidRPr="00653DEA">
              <w:rPr>
                <w:rFonts w:cstheme="minorHAnsi"/>
                <w:szCs w:val="22"/>
              </w:rPr>
              <w:t>Hima</w:t>
            </w:r>
            <w:proofErr w:type="spellEnd"/>
            <w:r w:rsidRPr="00653DEA">
              <w:rPr>
                <w:rFonts w:cstheme="minorHAnsi"/>
                <w:szCs w:val="22"/>
              </w:rPr>
              <w:t xml:space="preserve"> Mathews, Safety</w:t>
            </w:r>
            <w:r>
              <w:rPr>
                <w:rFonts w:cstheme="minorHAnsi"/>
                <w:szCs w:val="22"/>
              </w:rPr>
              <w:t xml:space="preserve"> and PV Specialist II</w:t>
            </w:r>
            <w:r w:rsidRPr="00653DEA">
              <w:rPr>
                <w:rFonts w:cstheme="minorHAnsi"/>
                <w:szCs w:val="22"/>
              </w:rPr>
              <w:t xml:space="preserve"> </w:t>
            </w:r>
          </w:p>
        </w:tc>
        <w:tc>
          <w:tcPr>
            <w:tcW w:w="2242" w:type="dxa"/>
            <w:vAlign w:val="center"/>
          </w:tcPr>
          <w:p w14:paraId="1605437F" w14:textId="20B8F735" w:rsidR="00C40AA3" w:rsidRPr="002760A6" w:rsidRDefault="00C40AA3" w:rsidP="00C40AA3">
            <w:pPr>
              <w:spacing w:after="0"/>
              <w:jc w:val="center"/>
              <w:rPr>
                <w:rFonts w:cstheme="minorHAnsi"/>
                <w:sz w:val="20"/>
                <w:szCs w:val="20"/>
              </w:rPr>
            </w:pPr>
            <w:r>
              <w:rPr>
                <w:rFonts w:cstheme="minorHAnsi"/>
                <w:szCs w:val="22"/>
              </w:rPr>
              <w:t>+91-9970849873</w:t>
            </w:r>
          </w:p>
        </w:tc>
        <w:tc>
          <w:tcPr>
            <w:tcW w:w="3774" w:type="dxa"/>
            <w:vAlign w:val="center"/>
          </w:tcPr>
          <w:p w14:paraId="16054380" w14:textId="72F0669F" w:rsidR="00C40AA3" w:rsidRPr="002760A6" w:rsidRDefault="00C40AA3" w:rsidP="00C40AA3">
            <w:pPr>
              <w:spacing w:after="0"/>
              <w:jc w:val="center"/>
              <w:rPr>
                <w:rFonts w:cstheme="minorHAnsi"/>
                <w:sz w:val="20"/>
                <w:szCs w:val="20"/>
              </w:rPr>
            </w:pPr>
            <w:r w:rsidRPr="00653DEA">
              <w:rPr>
                <w:rFonts w:cstheme="minorHAnsi"/>
                <w:szCs w:val="22"/>
              </w:rPr>
              <w:t>hima.mathews@Syneoshealth.com</w:t>
            </w:r>
          </w:p>
        </w:tc>
        <w:tc>
          <w:tcPr>
            <w:tcW w:w="1816" w:type="dxa"/>
            <w:vAlign w:val="center"/>
          </w:tcPr>
          <w:p w14:paraId="16054381" w14:textId="0B9DCEB6" w:rsidR="00C40AA3" w:rsidRPr="002760A6" w:rsidRDefault="00C40AA3" w:rsidP="00C40AA3">
            <w:pPr>
              <w:spacing w:after="0"/>
              <w:jc w:val="center"/>
              <w:rPr>
                <w:rFonts w:cstheme="minorHAnsi"/>
                <w:sz w:val="20"/>
                <w:szCs w:val="20"/>
              </w:rPr>
            </w:pPr>
            <w:r w:rsidRPr="00E25719">
              <w:rPr>
                <w:rFonts w:cstheme="minorHAnsi"/>
                <w:szCs w:val="22"/>
              </w:rPr>
              <w:t>N/A</w:t>
            </w:r>
          </w:p>
        </w:tc>
      </w:tr>
      <w:tr w:rsidR="00C40AA3" w:rsidRPr="002760A6" w14:paraId="16054387" w14:textId="77777777" w:rsidTr="00C949AB">
        <w:trPr>
          <w:trHeight w:val="432"/>
          <w:jc w:val="center"/>
        </w:trPr>
        <w:tc>
          <w:tcPr>
            <w:tcW w:w="2464" w:type="dxa"/>
            <w:vAlign w:val="center"/>
          </w:tcPr>
          <w:p w14:paraId="16054383" w14:textId="400FD3CA" w:rsidR="00C40AA3" w:rsidRPr="002760A6" w:rsidRDefault="00C40AA3" w:rsidP="00C40AA3">
            <w:pPr>
              <w:spacing w:after="0"/>
              <w:rPr>
                <w:rFonts w:cstheme="minorHAnsi"/>
                <w:sz w:val="20"/>
                <w:szCs w:val="20"/>
              </w:rPr>
            </w:pPr>
            <w:r>
              <w:rPr>
                <w:rFonts w:cstheme="minorHAnsi"/>
                <w:szCs w:val="22"/>
              </w:rPr>
              <w:t xml:space="preserve">Kevin </w:t>
            </w:r>
            <w:proofErr w:type="spellStart"/>
            <w:r>
              <w:rPr>
                <w:rFonts w:cstheme="minorHAnsi"/>
                <w:szCs w:val="22"/>
              </w:rPr>
              <w:t>Dopke</w:t>
            </w:r>
            <w:proofErr w:type="spellEnd"/>
            <w:r>
              <w:rPr>
                <w:rFonts w:cstheme="minorHAnsi"/>
                <w:szCs w:val="22"/>
              </w:rPr>
              <w:t xml:space="preserve"> Project Director </w:t>
            </w:r>
          </w:p>
        </w:tc>
        <w:tc>
          <w:tcPr>
            <w:tcW w:w="2242" w:type="dxa"/>
            <w:vAlign w:val="center"/>
          </w:tcPr>
          <w:p w14:paraId="16054384" w14:textId="3A3CC4A6" w:rsidR="00C40AA3" w:rsidRPr="002760A6" w:rsidRDefault="00C40AA3" w:rsidP="00C40AA3">
            <w:pPr>
              <w:spacing w:after="0"/>
              <w:jc w:val="center"/>
              <w:rPr>
                <w:rFonts w:cstheme="minorHAnsi"/>
                <w:sz w:val="20"/>
                <w:szCs w:val="20"/>
              </w:rPr>
            </w:pPr>
            <w:r>
              <w:rPr>
                <w:rFonts w:cstheme="minorHAnsi"/>
                <w:szCs w:val="22"/>
              </w:rPr>
              <w:t>1 215 944 3897</w:t>
            </w:r>
          </w:p>
        </w:tc>
        <w:tc>
          <w:tcPr>
            <w:tcW w:w="3774" w:type="dxa"/>
            <w:vAlign w:val="center"/>
          </w:tcPr>
          <w:p w14:paraId="16054385" w14:textId="4850ED18" w:rsidR="00C40AA3" w:rsidRPr="002760A6" w:rsidRDefault="00C40AA3" w:rsidP="00C40AA3">
            <w:pPr>
              <w:spacing w:after="0"/>
              <w:jc w:val="center"/>
              <w:rPr>
                <w:rFonts w:cstheme="minorHAnsi"/>
                <w:sz w:val="20"/>
                <w:szCs w:val="20"/>
              </w:rPr>
            </w:pPr>
            <w:r>
              <w:rPr>
                <w:rFonts w:cstheme="minorHAnsi"/>
                <w:szCs w:val="22"/>
              </w:rPr>
              <w:t>Kevin.Dopke</w:t>
            </w:r>
            <w:r w:rsidRPr="004616EC">
              <w:rPr>
                <w:rFonts w:cstheme="minorHAnsi"/>
                <w:szCs w:val="22"/>
              </w:rPr>
              <w:t>@Syneoshealth.com</w:t>
            </w:r>
          </w:p>
        </w:tc>
        <w:tc>
          <w:tcPr>
            <w:tcW w:w="1816" w:type="dxa"/>
            <w:shd w:val="clear" w:color="auto" w:fill="BFBFBF" w:themeFill="background1" w:themeFillShade="BF"/>
            <w:vAlign w:val="center"/>
          </w:tcPr>
          <w:p w14:paraId="16054386" w14:textId="77777777" w:rsidR="00C40AA3" w:rsidRPr="002760A6" w:rsidRDefault="00C40AA3" w:rsidP="00C40AA3">
            <w:pPr>
              <w:spacing w:after="0"/>
              <w:jc w:val="center"/>
              <w:rPr>
                <w:rFonts w:cstheme="minorHAnsi"/>
                <w:sz w:val="20"/>
                <w:szCs w:val="20"/>
              </w:rPr>
            </w:pPr>
          </w:p>
        </w:tc>
      </w:tr>
      <w:tr w:rsidR="00C949AB" w:rsidRPr="002760A6" w14:paraId="1605438C" w14:textId="77777777" w:rsidTr="00C949AB">
        <w:trPr>
          <w:trHeight w:val="432"/>
          <w:jc w:val="center"/>
        </w:trPr>
        <w:tc>
          <w:tcPr>
            <w:tcW w:w="2464" w:type="dxa"/>
            <w:vAlign w:val="center"/>
          </w:tcPr>
          <w:p w14:paraId="16054388" w14:textId="20625626" w:rsidR="00C949AB" w:rsidRPr="002760A6" w:rsidRDefault="00C949AB" w:rsidP="00C949AB">
            <w:pPr>
              <w:spacing w:after="0"/>
              <w:rPr>
                <w:rFonts w:cstheme="minorHAnsi"/>
                <w:sz w:val="20"/>
                <w:szCs w:val="20"/>
              </w:rPr>
            </w:pPr>
            <w:r>
              <w:rPr>
                <w:rFonts w:eastAsia="MS Mincho" w:cstheme="minorHAnsi"/>
                <w:bCs/>
                <w:szCs w:val="22"/>
              </w:rPr>
              <w:t>Dawn Powell-Rogers</w:t>
            </w:r>
            <w:r>
              <w:rPr>
                <w:rFonts w:cstheme="minorHAnsi"/>
                <w:szCs w:val="22"/>
              </w:rPr>
              <w:br/>
            </w:r>
            <w:r w:rsidRPr="00600152">
              <w:rPr>
                <w:rFonts w:eastAsia="MS Mincho" w:cstheme="minorHAnsi"/>
                <w:bCs/>
                <w:szCs w:val="22"/>
              </w:rPr>
              <w:t>Sr</w:t>
            </w:r>
            <w:r>
              <w:rPr>
                <w:rFonts w:eastAsia="MS Mincho" w:cstheme="minorHAnsi"/>
                <w:bCs/>
                <w:szCs w:val="22"/>
              </w:rPr>
              <w:t>.</w:t>
            </w:r>
            <w:r w:rsidRPr="00600152">
              <w:rPr>
                <w:rFonts w:eastAsia="MS Mincho" w:cstheme="minorHAnsi"/>
                <w:bCs/>
                <w:szCs w:val="22"/>
              </w:rPr>
              <w:t xml:space="preserve"> Project Manager</w:t>
            </w:r>
          </w:p>
        </w:tc>
        <w:tc>
          <w:tcPr>
            <w:tcW w:w="2242" w:type="dxa"/>
            <w:vAlign w:val="center"/>
          </w:tcPr>
          <w:p w14:paraId="16054389" w14:textId="514EFAF8" w:rsidR="00C949AB" w:rsidRPr="002760A6" w:rsidRDefault="00C949AB" w:rsidP="00C22AAC">
            <w:pPr>
              <w:spacing w:after="0"/>
              <w:jc w:val="center"/>
              <w:rPr>
                <w:rFonts w:cstheme="minorHAnsi"/>
                <w:sz w:val="20"/>
                <w:szCs w:val="20"/>
              </w:rPr>
            </w:pPr>
            <w:r>
              <w:rPr>
                <w:rFonts w:cstheme="minorHAnsi"/>
                <w:szCs w:val="22"/>
              </w:rPr>
              <w:t xml:space="preserve">1 </w:t>
            </w:r>
            <w:del w:id="17" w:author="Powell-Rogers, Dawn" w:date="2020-12-10T17:58:00Z">
              <w:r w:rsidDel="00C22AAC">
                <w:rPr>
                  <w:rFonts w:cstheme="minorHAnsi"/>
                  <w:szCs w:val="22"/>
                </w:rPr>
                <w:delText xml:space="preserve">215 </w:delText>
              </w:r>
            </w:del>
            <w:ins w:id="18" w:author="Powell-Rogers, Dawn" w:date="2020-12-10T17:58:00Z">
              <w:r w:rsidR="00C22AAC">
                <w:rPr>
                  <w:rFonts w:cstheme="minorHAnsi"/>
                  <w:szCs w:val="22"/>
                </w:rPr>
                <w:t xml:space="preserve">910 </w:t>
              </w:r>
            </w:ins>
            <w:del w:id="19" w:author="Powell-Rogers, Dawn" w:date="2020-12-10T17:58:00Z">
              <w:r w:rsidDel="00C22AAC">
                <w:rPr>
                  <w:rFonts w:cstheme="minorHAnsi"/>
                  <w:szCs w:val="22"/>
                </w:rPr>
                <w:delText xml:space="preserve">944 </w:delText>
              </w:r>
            </w:del>
            <w:ins w:id="20" w:author="Powell-Rogers, Dawn" w:date="2020-12-10T17:58:00Z">
              <w:r w:rsidR="00C22AAC">
                <w:rPr>
                  <w:rFonts w:cstheme="minorHAnsi"/>
                  <w:szCs w:val="22"/>
                </w:rPr>
                <w:t xml:space="preserve">500 </w:t>
              </w:r>
            </w:ins>
            <w:del w:id="21" w:author="Powell-Rogers, Dawn" w:date="2020-12-10T17:58:00Z">
              <w:r w:rsidDel="00C22AAC">
                <w:rPr>
                  <w:rFonts w:cstheme="minorHAnsi"/>
                  <w:szCs w:val="22"/>
                </w:rPr>
                <w:delText>3897</w:delText>
              </w:r>
            </w:del>
            <w:ins w:id="22" w:author="Powell-Rogers, Dawn" w:date="2020-12-10T17:58:00Z">
              <w:r w:rsidR="00C22AAC">
                <w:rPr>
                  <w:rFonts w:cstheme="minorHAnsi"/>
                  <w:szCs w:val="22"/>
                </w:rPr>
                <w:t>2796</w:t>
              </w:r>
            </w:ins>
          </w:p>
        </w:tc>
        <w:tc>
          <w:tcPr>
            <w:tcW w:w="3774" w:type="dxa"/>
            <w:vAlign w:val="center"/>
          </w:tcPr>
          <w:p w14:paraId="5F7FFB69" w14:textId="77777777" w:rsidR="00C949AB" w:rsidRPr="00EE036C" w:rsidRDefault="00C949AB" w:rsidP="00C949AB">
            <w:pPr>
              <w:spacing w:after="0"/>
              <w:jc w:val="center"/>
              <w:rPr>
                <w:rFonts w:cstheme="minorHAnsi"/>
                <w:szCs w:val="22"/>
              </w:rPr>
            </w:pPr>
            <w:r w:rsidRPr="00EE036C">
              <w:rPr>
                <w:rFonts w:cstheme="minorHAnsi"/>
                <w:szCs w:val="22"/>
              </w:rPr>
              <w:t>dawn.powell-rogers@syneoshealth.com</w:t>
            </w:r>
          </w:p>
          <w:p w14:paraId="4BDCD312" w14:textId="77777777" w:rsidR="00C949AB" w:rsidRPr="00EE036C" w:rsidRDefault="00C949AB" w:rsidP="00C949AB">
            <w:pPr>
              <w:spacing w:after="0"/>
              <w:jc w:val="center"/>
              <w:rPr>
                <w:rFonts w:cstheme="minorHAnsi"/>
                <w:szCs w:val="22"/>
              </w:rPr>
            </w:pPr>
            <w:r w:rsidRPr="00FC2C9E">
              <w:rPr>
                <w:rFonts w:cstheme="minorHAnsi"/>
                <w:noProof/>
                <w:szCs w:val="22"/>
              </w:rPr>
              <mc:AlternateContent>
                <mc:Choice Requires="wps">
                  <w:drawing>
                    <wp:inline distT="0" distB="0" distL="0" distR="0" wp14:anchorId="4353062E" wp14:editId="6320DAB7">
                      <wp:extent cx="304800" cy="304800"/>
                      <wp:effectExtent l="0" t="0" r="0" b="0"/>
                      <wp:docPr id="2" name="AutoShape 9" descr="Profile picture of Powell-Rogers, Daw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4874E" id="AutoShape 9" o:spid="_x0000_s1026" alt="Profile picture of Powell-Rogers, Daw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or1QIAAOcFAAAOAAAAZHJzL2Uyb0RvYy54bWysVNtu2zAMfR+wfxD0PMeXOhcbdYo2jocB&#10;3Ras2wcothwLkyVPUuK0w/59lJykSfsybPODIJHy4SF5xOubfcvRjirNpMhwOAowoqKUFRObDH/7&#10;WngzjLQhoiJcCprhR6rxzfztm+u+S2kkG8krqhCACJ32XYYbY7rU93XZ0JbokeyoAGctVUsMHNXG&#10;rxTpAb3lfhQEE7+XquqULKnWYM0HJ547/Lqmpflc15oaxDMM3IxblVvXdvXn1yTdKNI1rDzQIH/B&#10;oiVMQNATVE4MQVvFXkG1rFRSy9qMStn6sq5ZSV0OkE0YvMjmoSEddblAcXR3KpP+f7Dlp91KIVZl&#10;OMJIkBZadLs10kVGCUYV1SWUa6VkzThFHSvNVlEka7SSPeXc+yI30P13KCe9GNly9p1OAfWhWylb&#10;EN3dy/K7RkIuGiI29FZ30BSQCoQ7mpSSfUNJBXmFFsK/wLAHDWho3X+UFRAkQNAVe1+r1saAMqK9&#10;6+njqad0b1AJxqsgngXQ+RJch72NQNLjz53S5j2VLbKbDCtg58DJ7l6b4erxio0lZME4BztJubgw&#10;AOZggdDwq/VZEk4FP5MgWc6Ws9iLo8nSi4M8926LRexNinA6zq/yxSIPf9m4YZw2rKqosGGOigzj&#10;P+v44W0MWjppUkvOKgtnKWm1WS+4QjsCL6Jwnys5eJ6v+Zc0XL0glxcphVEc3EWJV0xmUy8u4rGX&#10;TIOZF4TJXTIJ4iTOi8uU7pmg/54S6jOcjKOx69IZ6Re5Be57nRtJW2Zg5nDWZhikAZ+9RFKrwKWo&#10;3N4Qxof9WSks/edSQLuPjXZ6tRId1L+W1SPIVUmQEygPpiNsGqmeMOph0mRY/9gSRTHiHwRIPgnj&#10;2I4md4jH0wgO6tyzPvcQUQJUhg1Gw3ZhhnG27RTbNBApdIUR0r7jmjkJ2yc0sDo8LpgmLpPD5LPj&#10;6vzsbj3P5/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O9juivVAgAA5w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1605438A" w14:textId="719A30E7" w:rsidR="00C949AB" w:rsidRPr="002760A6" w:rsidRDefault="00C949AB" w:rsidP="00C949AB">
            <w:pPr>
              <w:spacing w:after="0"/>
              <w:jc w:val="center"/>
              <w:rPr>
                <w:rFonts w:cstheme="minorHAnsi"/>
                <w:sz w:val="20"/>
                <w:szCs w:val="20"/>
              </w:rPr>
            </w:pPr>
            <w:r w:rsidRPr="00EE036C">
              <w:rPr>
                <w:rFonts w:cstheme="minorHAnsi"/>
                <w:szCs w:val="22"/>
              </w:rPr>
              <w:br/>
            </w:r>
          </w:p>
        </w:tc>
        <w:tc>
          <w:tcPr>
            <w:tcW w:w="1816" w:type="dxa"/>
            <w:vAlign w:val="center"/>
          </w:tcPr>
          <w:p w14:paraId="1605438B" w14:textId="77777777" w:rsidR="00C949AB" w:rsidRPr="002760A6" w:rsidRDefault="00C949AB" w:rsidP="00C949AB">
            <w:pPr>
              <w:spacing w:after="0"/>
              <w:jc w:val="center"/>
              <w:rPr>
                <w:rFonts w:cstheme="minorHAnsi"/>
                <w:sz w:val="20"/>
                <w:szCs w:val="20"/>
              </w:rPr>
            </w:pPr>
          </w:p>
        </w:tc>
      </w:tr>
      <w:tr w:rsidR="00C949AB" w:rsidRPr="002760A6" w14:paraId="16054391" w14:textId="77777777" w:rsidTr="00C949AB">
        <w:trPr>
          <w:trHeight w:val="432"/>
          <w:jc w:val="center"/>
        </w:trPr>
        <w:tc>
          <w:tcPr>
            <w:tcW w:w="2464" w:type="dxa"/>
            <w:vAlign w:val="center"/>
          </w:tcPr>
          <w:p w14:paraId="1605438D" w14:textId="77777777" w:rsidR="00C949AB" w:rsidRPr="002760A6" w:rsidRDefault="00C949AB" w:rsidP="00C949AB">
            <w:pPr>
              <w:spacing w:after="0"/>
              <w:rPr>
                <w:rFonts w:cstheme="minorHAnsi"/>
                <w:sz w:val="20"/>
                <w:szCs w:val="20"/>
              </w:rPr>
            </w:pPr>
          </w:p>
        </w:tc>
        <w:tc>
          <w:tcPr>
            <w:tcW w:w="2242" w:type="dxa"/>
            <w:vAlign w:val="center"/>
          </w:tcPr>
          <w:p w14:paraId="1605438E" w14:textId="77777777" w:rsidR="00C949AB" w:rsidRPr="002760A6" w:rsidRDefault="00C949AB" w:rsidP="00C949AB">
            <w:pPr>
              <w:spacing w:after="0"/>
              <w:jc w:val="center"/>
              <w:rPr>
                <w:rFonts w:cstheme="minorHAnsi"/>
                <w:sz w:val="20"/>
                <w:szCs w:val="20"/>
              </w:rPr>
            </w:pPr>
          </w:p>
        </w:tc>
        <w:tc>
          <w:tcPr>
            <w:tcW w:w="3774" w:type="dxa"/>
            <w:vAlign w:val="center"/>
          </w:tcPr>
          <w:p w14:paraId="1605438F" w14:textId="77777777" w:rsidR="00C949AB" w:rsidRPr="002760A6" w:rsidRDefault="00C949AB" w:rsidP="00C949AB">
            <w:pPr>
              <w:spacing w:after="0"/>
              <w:jc w:val="center"/>
              <w:rPr>
                <w:rFonts w:cstheme="minorHAnsi"/>
                <w:sz w:val="20"/>
                <w:szCs w:val="20"/>
              </w:rPr>
            </w:pPr>
          </w:p>
        </w:tc>
        <w:tc>
          <w:tcPr>
            <w:tcW w:w="1816" w:type="dxa"/>
            <w:vAlign w:val="center"/>
          </w:tcPr>
          <w:p w14:paraId="16054390" w14:textId="77777777" w:rsidR="00C949AB" w:rsidRPr="002760A6" w:rsidRDefault="00C949AB" w:rsidP="00C949AB">
            <w:pPr>
              <w:spacing w:after="0"/>
              <w:jc w:val="center"/>
              <w:rPr>
                <w:rFonts w:cstheme="minorHAnsi"/>
                <w:sz w:val="20"/>
                <w:szCs w:val="20"/>
              </w:rPr>
            </w:pPr>
          </w:p>
        </w:tc>
      </w:tr>
    </w:tbl>
    <w:p w14:paraId="16054392" w14:textId="77777777" w:rsidR="00DB3F95" w:rsidRDefault="00DB3F95" w:rsidP="003B7891">
      <w:pPr>
        <w:suppressAutoHyphens/>
        <w:rPr>
          <w:rFonts w:cstheme="minorHAnsi"/>
          <w:spacing w:val="-3"/>
        </w:rPr>
      </w:pPr>
    </w:p>
    <w:p w14:paraId="16054393" w14:textId="77777777" w:rsidR="00185443" w:rsidRDefault="00185443" w:rsidP="003B7891">
      <w:pPr>
        <w:suppressAutoHyphens/>
        <w:rPr>
          <w:rFonts w:cstheme="minorHAnsi"/>
          <w:spacing w:val="-3"/>
        </w:rPr>
      </w:pPr>
    </w:p>
    <w:p w14:paraId="16054394" w14:textId="77777777" w:rsidR="00185443" w:rsidRDefault="00185443" w:rsidP="003B7891">
      <w:pPr>
        <w:suppressAutoHyphens/>
        <w:rPr>
          <w:rFonts w:cstheme="minorHAnsi"/>
          <w:spacing w:val="-3"/>
        </w:rPr>
      </w:pPr>
    </w:p>
    <w:p w14:paraId="16054395" w14:textId="77777777" w:rsidR="00185443" w:rsidRDefault="00185443" w:rsidP="003B7891">
      <w:pPr>
        <w:suppressAutoHyphens/>
        <w:rPr>
          <w:rFonts w:cstheme="minorHAnsi"/>
          <w:spacing w:val="-3"/>
        </w:rPr>
      </w:pPr>
    </w:p>
    <w:p w14:paraId="16054396" w14:textId="77777777" w:rsidR="00185443" w:rsidRDefault="00185443" w:rsidP="003B7891">
      <w:pPr>
        <w:suppressAutoHyphens/>
        <w:rPr>
          <w:rFonts w:cstheme="minorHAnsi"/>
          <w:spacing w:val="-3"/>
        </w:rPr>
      </w:pPr>
    </w:p>
    <w:p w14:paraId="16054397" w14:textId="77777777" w:rsidR="00AA04DD" w:rsidRDefault="00AA04DD" w:rsidP="003B7891">
      <w:pPr>
        <w:suppressAutoHyphens/>
        <w:rPr>
          <w:rFonts w:cstheme="minorHAnsi"/>
          <w:spacing w:val="-3"/>
        </w:rPr>
      </w:pPr>
    </w:p>
    <w:p w14:paraId="16054398" w14:textId="77777777" w:rsidR="00AA04DD" w:rsidRDefault="00AA04DD" w:rsidP="003B7891">
      <w:pPr>
        <w:suppressAutoHyphens/>
        <w:rPr>
          <w:rFonts w:cstheme="minorHAnsi"/>
          <w:spacing w:val="-3"/>
        </w:rPr>
      </w:pPr>
    </w:p>
    <w:p w14:paraId="1605439D" w14:textId="77777777" w:rsidR="00AA04DD" w:rsidRDefault="00AA04DD" w:rsidP="003B7891">
      <w:pPr>
        <w:suppressAutoHyphens/>
        <w:rPr>
          <w:rFonts w:cstheme="minorHAnsi"/>
          <w:spacing w:val="-3"/>
        </w:rPr>
      </w:pPr>
    </w:p>
    <w:p w14:paraId="1605439E" w14:textId="77777777" w:rsidR="00597545" w:rsidRPr="002B053E" w:rsidRDefault="00597545" w:rsidP="00F87896">
      <w:pPr>
        <w:pStyle w:val="Heading2"/>
      </w:pPr>
      <w:bookmarkStart w:id="23" w:name="_Toc287949618"/>
      <w:bookmarkStart w:id="24" w:name="_Ref346385822"/>
      <w:bookmarkStart w:id="25" w:name="_Ref346385833"/>
      <w:bookmarkStart w:id="26" w:name="_Ref346685885"/>
      <w:bookmarkStart w:id="27" w:name="_Toc346710300"/>
      <w:bookmarkStart w:id="28" w:name="_Toc346728876"/>
      <w:bookmarkStart w:id="29" w:name="_Ref346770823"/>
      <w:bookmarkStart w:id="30" w:name="_Ref346773170"/>
      <w:bookmarkStart w:id="31" w:name="_Toc361131329"/>
      <w:bookmarkStart w:id="32" w:name="_Toc398126716"/>
      <w:bookmarkStart w:id="33" w:name="_Toc58316624"/>
      <w:r w:rsidRPr="002B053E">
        <w:t>REGULATORY REPORTING FOR SUSARS</w:t>
      </w:r>
      <w:bookmarkEnd w:id="23"/>
      <w:bookmarkEnd w:id="24"/>
      <w:bookmarkEnd w:id="25"/>
      <w:bookmarkEnd w:id="26"/>
      <w:bookmarkEnd w:id="27"/>
      <w:bookmarkEnd w:id="28"/>
      <w:bookmarkEnd w:id="29"/>
      <w:bookmarkEnd w:id="30"/>
      <w:bookmarkEnd w:id="31"/>
      <w:bookmarkEnd w:id="32"/>
      <w:bookmarkEnd w:id="33"/>
    </w:p>
    <w:tbl>
      <w:tblPr>
        <w:tblStyle w:val="LightGrid1"/>
        <w:tblW w:w="10196" w:type="dxa"/>
        <w:tblLook w:val="0600" w:firstRow="0" w:lastRow="0" w:firstColumn="0" w:lastColumn="0" w:noHBand="1" w:noVBand="1"/>
      </w:tblPr>
      <w:tblGrid>
        <w:gridCol w:w="2128"/>
        <w:gridCol w:w="2017"/>
        <w:gridCol w:w="2017"/>
        <w:gridCol w:w="2017"/>
        <w:gridCol w:w="2017"/>
      </w:tblGrid>
      <w:tr w:rsidR="00597545" w:rsidRPr="002B053E" w14:paraId="160543A4" w14:textId="77777777" w:rsidTr="00DD5A62">
        <w:trPr>
          <w:trHeight w:val="431"/>
        </w:trPr>
        <w:tc>
          <w:tcPr>
            <w:tcW w:w="2128" w:type="dxa"/>
            <w:shd w:val="clear" w:color="auto" w:fill="95B3D7" w:themeFill="accent1" w:themeFillTint="99"/>
            <w:vAlign w:val="center"/>
          </w:tcPr>
          <w:p w14:paraId="1605439F" w14:textId="77777777" w:rsidR="00597545" w:rsidRPr="00B00334" w:rsidRDefault="00597545" w:rsidP="00DD5A62">
            <w:pPr>
              <w:spacing w:after="0"/>
              <w:jc w:val="center"/>
              <w:rPr>
                <w:rFonts w:cstheme="minorHAnsi"/>
                <w:b/>
                <w:bCs/>
                <w:smallCaps/>
              </w:rPr>
            </w:pPr>
            <w:r w:rsidRPr="00B00334">
              <w:rPr>
                <w:rFonts w:cstheme="minorHAnsi"/>
                <w:b/>
                <w:bCs/>
                <w:smallCaps/>
              </w:rPr>
              <w:t>Country/Regulatory Authority</w:t>
            </w:r>
          </w:p>
        </w:tc>
        <w:tc>
          <w:tcPr>
            <w:tcW w:w="2017" w:type="dxa"/>
            <w:shd w:val="clear" w:color="auto" w:fill="95B3D7" w:themeFill="accent1" w:themeFillTint="99"/>
            <w:vAlign w:val="center"/>
          </w:tcPr>
          <w:p w14:paraId="160543A0" w14:textId="77777777" w:rsidR="00597545" w:rsidRPr="00B00334" w:rsidRDefault="00597545" w:rsidP="00DD5A62">
            <w:pPr>
              <w:spacing w:after="0"/>
              <w:jc w:val="center"/>
              <w:rPr>
                <w:rFonts w:cstheme="minorHAnsi"/>
                <w:b/>
                <w:bCs/>
                <w:smallCaps/>
              </w:rPr>
            </w:pPr>
            <w:r w:rsidRPr="00B00334">
              <w:rPr>
                <w:rFonts w:cstheme="minorHAnsi"/>
                <w:b/>
                <w:bCs/>
                <w:smallCaps/>
              </w:rPr>
              <w:t>Regulatory Authority Submission</w:t>
            </w:r>
          </w:p>
        </w:tc>
        <w:tc>
          <w:tcPr>
            <w:tcW w:w="2017" w:type="dxa"/>
            <w:shd w:val="clear" w:color="auto" w:fill="95B3D7" w:themeFill="accent1" w:themeFillTint="99"/>
            <w:vAlign w:val="center"/>
          </w:tcPr>
          <w:p w14:paraId="160543A1" w14:textId="77777777" w:rsidR="00597545" w:rsidRPr="00B00334" w:rsidRDefault="00597545" w:rsidP="00DD5A62">
            <w:pPr>
              <w:spacing w:after="0"/>
              <w:jc w:val="center"/>
              <w:rPr>
                <w:rFonts w:cstheme="minorHAnsi"/>
                <w:b/>
                <w:bCs/>
                <w:smallCaps/>
              </w:rPr>
            </w:pPr>
            <w:r w:rsidRPr="00B00334">
              <w:rPr>
                <w:rFonts w:cstheme="minorHAnsi"/>
                <w:b/>
                <w:bCs/>
                <w:smallCaps/>
              </w:rPr>
              <w:t>EC/IRB Submission*</w:t>
            </w:r>
          </w:p>
        </w:tc>
        <w:tc>
          <w:tcPr>
            <w:tcW w:w="2017" w:type="dxa"/>
            <w:shd w:val="clear" w:color="auto" w:fill="95B3D7" w:themeFill="accent1" w:themeFillTint="99"/>
            <w:vAlign w:val="center"/>
          </w:tcPr>
          <w:p w14:paraId="160543A2" w14:textId="77777777" w:rsidR="00597545" w:rsidRPr="00B00334" w:rsidRDefault="00597545" w:rsidP="00DD5A62">
            <w:pPr>
              <w:spacing w:after="0"/>
              <w:jc w:val="center"/>
              <w:rPr>
                <w:rFonts w:cstheme="minorHAnsi"/>
                <w:b/>
                <w:bCs/>
                <w:smallCaps/>
              </w:rPr>
            </w:pPr>
            <w:r w:rsidRPr="00B00334">
              <w:rPr>
                <w:rFonts w:cstheme="minorHAnsi"/>
                <w:b/>
                <w:bCs/>
                <w:smallCaps/>
              </w:rPr>
              <w:t>Investigator Alert Letters</w:t>
            </w:r>
          </w:p>
        </w:tc>
        <w:tc>
          <w:tcPr>
            <w:tcW w:w="2017" w:type="dxa"/>
            <w:shd w:val="clear" w:color="auto" w:fill="95B3D7" w:themeFill="accent1" w:themeFillTint="99"/>
            <w:vAlign w:val="center"/>
          </w:tcPr>
          <w:p w14:paraId="160543A3" w14:textId="77777777" w:rsidR="00597545" w:rsidRPr="00B00334" w:rsidRDefault="00597545" w:rsidP="00DD5A62">
            <w:pPr>
              <w:spacing w:after="0"/>
              <w:jc w:val="center"/>
              <w:rPr>
                <w:rFonts w:cstheme="minorHAnsi"/>
                <w:b/>
                <w:bCs/>
                <w:smallCaps/>
              </w:rPr>
            </w:pPr>
            <w:r w:rsidRPr="00B00334">
              <w:rPr>
                <w:rFonts w:cstheme="minorHAnsi"/>
                <w:b/>
                <w:bCs/>
                <w:smallCaps/>
              </w:rPr>
              <w:t>Investigator Semi-Annual SUSAR Report</w:t>
            </w:r>
          </w:p>
        </w:tc>
      </w:tr>
      <w:tr w:rsidR="00597545" w:rsidRPr="002B053E" w14:paraId="160543AA" w14:textId="77777777" w:rsidTr="00DD5A62">
        <w:trPr>
          <w:trHeight w:val="461"/>
        </w:trPr>
        <w:tc>
          <w:tcPr>
            <w:tcW w:w="2128" w:type="dxa"/>
            <w:shd w:val="clear" w:color="auto" w:fill="DBE5F1" w:themeFill="accent1" w:themeFillTint="33"/>
            <w:vAlign w:val="center"/>
          </w:tcPr>
          <w:p w14:paraId="160543A5" w14:textId="65118DAE" w:rsidR="00597545" w:rsidRPr="001C53DD" w:rsidRDefault="00B00334" w:rsidP="00DD5A62">
            <w:pPr>
              <w:spacing w:after="0"/>
              <w:jc w:val="center"/>
              <w:rPr>
                <w:rFonts w:cstheme="minorHAnsi"/>
              </w:rPr>
            </w:pPr>
            <w:r>
              <w:rPr>
                <w:rFonts w:cstheme="minorHAnsi"/>
              </w:rPr>
              <w:t>United States / FDA</w:t>
            </w:r>
          </w:p>
        </w:tc>
        <w:tc>
          <w:tcPr>
            <w:tcW w:w="2017" w:type="dxa"/>
            <w:vAlign w:val="center"/>
          </w:tcPr>
          <w:p w14:paraId="160543A6" w14:textId="77777777" w:rsidR="00597545" w:rsidRPr="002B053E" w:rsidRDefault="00597545" w:rsidP="00DD5A62">
            <w:pPr>
              <w:spacing w:after="0"/>
              <w:jc w:val="center"/>
              <w:rPr>
                <w:rFonts w:cstheme="minorHAnsi"/>
              </w:rPr>
            </w:pPr>
            <w:r w:rsidRPr="002B053E">
              <w:rPr>
                <w:rFonts w:cstheme="minorHAnsi"/>
              </w:rPr>
              <w:t>BMS</w:t>
            </w:r>
          </w:p>
        </w:tc>
        <w:tc>
          <w:tcPr>
            <w:tcW w:w="2017" w:type="dxa"/>
            <w:vAlign w:val="center"/>
          </w:tcPr>
          <w:p w14:paraId="160543A7" w14:textId="77777777" w:rsidR="00597545" w:rsidRPr="002B053E" w:rsidRDefault="00597545" w:rsidP="00DD5A62">
            <w:pPr>
              <w:spacing w:after="0"/>
              <w:jc w:val="center"/>
              <w:rPr>
                <w:rFonts w:cstheme="minorHAnsi"/>
              </w:rPr>
            </w:pPr>
            <w:r>
              <w:rPr>
                <w:rFonts w:cstheme="minorHAnsi"/>
              </w:rPr>
              <w:t>Not Applicable</w:t>
            </w:r>
          </w:p>
        </w:tc>
        <w:tc>
          <w:tcPr>
            <w:tcW w:w="2017" w:type="dxa"/>
            <w:vAlign w:val="center"/>
          </w:tcPr>
          <w:p w14:paraId="160543A8" w14:textId="77777777" w:rsidR="00597545" w:rsidRPr="002B053E" w:rsidRDefault="00597545" w:rsidP="00DD5A62">
            <w:pPr>
              <w:spacing w:after="0"/>
              <w:jc w:val="center"/>
              <w:rPr>
                <w:rFonts w:cstheme="minorHAnsi"/>
              </w:rPr>
            </w:pPr>
            <w:r>
              <w:rPr>
                <w:rFonts w:cstheme="minorHAnsi"/>
              </w:rPr>
              <w:t>Not Applicable</w:t>
            </w:r>
          </w:p>
        </w:tc>
        <w:tc>
          <w:tcPr>
            <w:tcW w:w="2017" w:type="dxa"/>
            <w:vAlign w:val="center"/>
          </w:tcPr>
          <w:p w14:paraId="160543A9" w14:textId="77777777" w:rsidR="00597545" w:rsidRPr="002B053E" w:rsidRDefault="00597545" w:rsidP="00DD5A62">
            <w:pPr>
              <w:spacing w:after="0"/>
              <w:jc w:val="center"/>
              <w:rPr>
                <w:rFonts w:cstheme="minorHAnsi"/>
              </w:rPr>
            </w:pPr>
            <w:r>
              <w:rPr>
                <w:rFonts w:cstheme="minorHAnsi"/>
              </w:rPr>
              <w:t>Not Applicable</w:t>
            </w:r>
          </w:p>
        </w:tc>
      </w:tr>
    </w:tbl>
    <w:p w14:paraId="160543B1" w14:textId="77777777" w:rsidR="00597545" w:rsidRPr="002B053E" w:rsidRDefault="00597545" w:rsidP="00597545">
      <w:pPr>
        <w:ind w:left="720"/>
        <w:rPr>
          <w:rFonts w:cstheme="minorHAnsi"/>
        </w:rPr>
      </w:pPr>
    </w:p>
    <w:tbl>
      <w:tblPr>
        <w:tblStyle w:val="TableGrid"/>
        <w:tblW w:w="0" w:type="auto"/>
        <w:tblInd w:w="157" w:type="dxa"/>
        <w:tblLook w:val="04A0" w:firstRow="1" w:lastRow="0" w:firstColumn="1" w:lastColumn="0" w:noHBand="0" w:noVBand="1"/>
      </w:tblPr>
      <w:tblGrid>
        <w:gridCol w:w="326"/>
        <w:gridCol w:w="9259"/>
      </w:tblGrid>
      <w:tr w:rsidR="00597545" w:rsidRPr="007C5655" w14:paraId="160543B5" w14:textId="77777777" w:rsidTr="00DD5A62">
        <w:tc>
          <w:tcPr>
            <w:tcW w:w="270" w:type="dxa"/>
            <w:tcBorders>
              <w:top w:val="nil"/>
              <w:left w:val="nil"/>
              <w:bottom w:val="nil"/>
              <w:right w:val="nil"/>
            </w:tcBorders>
          </w:tcPr>
          <w:p w14:paraId="160543B2" w14:textId="77777777" w:rsidR="00597545" w:rsidRPr="007C5655" w:rsidRDefault="00597545" w:rsidP="00DD5A62">
            <w:pPr>
              <w:rPr>
                <w:rFonts w:cstheme="minorHAnsi"/>
                <w:sz w:val="22"/>
                <w:szCs w:val="22"/>
              </w:rPr>
            </w:pPr>
            <w:r w:rsidRPr="007C5655">
              <w:rPr>
                <w:rFonts w:cstheme="minorHAnsi"/>
                <w:sz w:val="22"/>
                <w:szCs w:val="22"/>
              </w:rPr>
              <w:t>*</w:t>
            </w:r>
          </w:p>
        </w:tc>
        <w:tc>
          <w:tcPr>
            <w:tcW w:w="9259" w:type="dxa"/>
            <w:tcBorders>
              <w:top w:val="nil"/>
              <w:left w:val="nil"/>
              <w:bottom w:val="nil"/>
              <w:right w:val="nil"/>
            </w:tcBorders>
          </w:tcPr>
          <w:p w14:paraId="160543B3" w14:textId="77777777" w:rsidR="00597545" w:rsidRPr="007C5655" w:rsidRDefault="00597545" w:rsidP="00DD5A62">
            <w:pPr>
              <w:jc w:val="both"/>
              <w:rPr>
                <w:rFonts w:cstheme="minorHAnsi"/>
                <w:sz w:val="22"/>
                <w:szCs w:val="22"/>
              </w:rPr>
            </w:pPr>
            <w:r w:rsidRPr="007C5655">
              <w:rPr>
                <w:rFonts w:cstheme="minorHAnsi"/>
                <w:sz w:val="22"/>
                <w:szCs w:val="22"/>
              </w:rPr>
              <w:t>Country specific Ethics Committee reporting regulations determine whether BMS or a third party will complete the submission. Country requirements will be supplied by BMS.</w:t>
            </w:r>
          </w:p>
          <w:p w14:paraId="160543B4" w14:textId="77777777" w:rsidR="00597545" w:rsidRPr="007C5655" w:rsidRDefault="00597545" w:rsidP="00DD5A62">
            <w:pPr>
              <w:jc w:val="both"/>
              <w:rPr>
                <w:rFonts w:cstheme="minorHAnsi"/>
                <w:sz w:val="22"/>
                <w:szCs w:val="22"/>
              </w:rPr>
            </w:pPr>
          </w:p>
        </w:tc>
      </w:tr>
    </w:tbl>
    <w:p w14:paraId="160543B6" w14:textId="77777777" w:rsidR="00AA04DD" w:rsidRDefault="00AA04DD" w:rsidP="003B7891">
      <w:pPr>
        <w:suppressAutoHyphens/>
        <w:rPr>
          <w:rFonts w:cstheme="minorHAnsi"/>
          <w:spacing w:val="-3"/>
        </w:rPr>
      </w:pPr>
    </w:p>
    <w:p w14:paraId="160543B7" w14:textId="77777777" w:rsidR="000856A3" w:rsidRDefault="000856A3" w:rsidP="003B7891">
      <w:pPr>
        <w:suppressAutoHyphens/>
        <w:rPr>
          <w:rFonts w:cstheme="minorHAnsi"/>
          <w:spacing w:val="-3"/>
        </w:rPr>
      </w:pPr>
    </w:p>
    <w:p w14:paraId="160543B8" w14:textId="77777777" w:rsidR="000856A3" w:rsidRDefault="000856A3" w:rsidP="003B7891">
      <w:pPr>
        <w:suppressAutoHyphens/>
        <w:rPr>
          <w:rFonts w:cstheme="minorHAnsi"/>
          <w:spacing w:val="-3"/>
        </w:rPr>
      </w:pPr>
    </w:p>
    <w:p w14:paraId="160543B9" w14:textId="77777777" w:rsidR="000856A3" w:rsidRDefault="000856A3" w:rsidP="003B7891">
      <w:pPr>
        <w:suppressAutoHyphens/>
        <w:rPr>
          <w:rFonts w:cstheme="minorHAnsi"/>
          <w:spacing w:val="-3"/>
        </w:rPr>
      </w:pPr>
    </w:p>
    <w:p w14:paraId="160543BA" w14:textId="77777777" w:rsidR="000856A3" w:rsidRDefault="000856A3" w:rsidP="003B7891">
      <w:pPr>
        <w:suppressAutoHyphens/>
        <w:rPr>
          <w:rFonts w:cstheme="minorHAnsi"/>
          <w:spacing w:val="-3"/>
        </w:rPr>
      </w:pPr>
    </w:p>
    <w:p w14:paraId="160543BB" w14:textId="77777777" w:rsidR="000856A3" w:rsidRDefault="000856A3" w:rsidP="003B7891">
      <w:pPr>
        <w:suppressAutoHyphens/>
        <w:rPr>
          <w:rFonts w:cstheme="minorHAnsi"/>
          <w:spacing w:val="-3"/>
        </w:rPr>
      </w:pPr>
    </w:p>
    <w:p w14:paraId="160543BC" w14:textId="77777777" w:rsidR="000856A3" w:rsidRDefault="000856A3" w:rsidP="003B7891">
      <w:pPr>
        <w:suppressAutoHyphens/>
        <w:rPr>
          <w:rFonts w:cstheme="minorHAnsi"/>
          <w:spacing w:val="-3"/>
        </w:rPr>
      </w:pPr>
    </w:p>
    <w:p w14:paraId="160543BD" w14:textId="77777777" w:rsidR="000856A3" w:rsidRDefault="000856A3" w:rsidP="003B7891">
      <w:pPr>
        <w:suppressAutoHyphens/>
        <w:rPr>
          <w:rFonts w:cstheme="minorHAnsi"/>
          <w:spacing w:val="-3"/>
        </w:rPr>
      </w:pPr>
    </w:p>
    <w:p w14:paraId="160543BE" w14:textId="77777777" w:rsidR="000856A3" w:rsidRDefault="000856A3" w:rsidP="003B7891">
      <w:pPr>
        <w:suppressAutoHyphens/>
        <w:rPr>
          <w:rFonts w:cstheme="minorHAnsi"/>
          <w:spacing w:val="-3"/>
        </w:rPr>
      </w:pPr>
    </w:p>
    <w:p w14:paraId="160543BF" w14:textId="77777777" w:rsidR="000856A3" w:rsidRDefault="000856A3" w:rsidP="003B7891">
      <w:pPr>
        <w:suppressAutoHyphens/>
        <w:rPr>
          <w:rFonts w:cstheme="minorHAnsi"/>
          <w:spacing w:val="-3"/>
        </w:rPr>
      </w:pPr>
    </w:p>
    <w:p w14:paraId="160543C0" w14:textId="77777777" w:rsidR="000856A3" w:rsidRDefault="000856A3" w:rsidP="003B7891">
      <w:pPr>
        <w:suppressAutoHyphens/>
        <w:rPr>
          <w:rFonts w:cstheme="minorHAnsi"/>
          <w:spacing w:val="-3"/>
        </w:rPr>
      </w:pPr>
    </w:p>
    <w:p w14:paraId="160543C1" w14:textId="77777777" w:rsidR="000856A3" w:rsidRDefault="000856A3" w:rsidP="003B7891">
      <w:pPr>
        <w:suppressAutoHyphens/>
        <w:rPr>
          <w:rFonts w:cstheme="minorHAnsi"/>
          <w:spacing w:val="-3"/>
        </w:rPr>
      </w:pPr>
    </w:p>
    <w:p w14:paraId="160543C2" w14:textId="77777777" w:rsidR="000856A3" w:rsidRDefault="000856A3" w:rsidP="003B7891">
      <w:pPr>
        <w:suppressAutoHyphens/>
        <w:rPr>
          <w:rFonts w:cstheme="minorHAnsi"/>
          <w:spacing w:val="-3"/>
        </w:rPr>
      </w:pPr>
    </w:p>
    <w:p w14:paraId="160543C3" w14:textId="77777777" w:rsidR="000856A3" w:rsidRDefault="000856A3" w:rsidP="003B7891">
      <w:pPr>
        <w:suppressAutoHyphens/>
        <w:rPr>
          <w:rFonts w:cstheme="minorHAnsi"/>
          <w:spacing w:val="-3"/>
        </w:rPr>
      </w:pPr>
    </w:p>
    <w:p w14:paraId="160543C4" w14:textId="77777777" w:rsidR="000856A3" w:rsidRDefault="000856A3" w:rsidP="003B7891">
      <w:pPr>
        <w:suppressAutoHyphens/>
        <w:rPr>
          <w:rFonts w:cstheme="minorHAnsi"/>
          <w:spacing w:val="-3"/>
        </w:rPr>
      </w:pPr>
    </w:p>
    <w:p w14:paraId="160543C5" w14:textId="77777777" w:rsidR="000856A3" w:rsidRDefault="000856A3" w:rsidP="003B7891">
      <w:pPr>
        <w:suppressAutoHyphens/>
        <w:rPr>
          <w:rFonts w:cstheme="minorHAnsi"/>
          <w:spacing w:val="-3"/>
        </w:rPr>
      </w:pPr>
    </w:p>
    <w:p w14:paraId="160543C6" w14:textId="77777777" w:rsidR="000856A3" w:rsidRDefault="000856A3" w:rsidP="003B7891">
      <w:pPr>
        <w:suppressAutoHyphens/>
        <w:rPr>
          <w:rFonts w:cstheme="minorHAnsi"/>
          <w:spacing w:val="-3"/>
        </w:rPr>
      </w:pPr>
    </w:p>
    <w:p w14:paraId="160543C7" w14:textId="77777777" w:rsidR="000856A3" w:rsidRDefault="000856A3" w:rsidP="003B7891">
      <w:pPr>
        <w:suppressAutoHyphens/>
        <w:rPr>
          <w:rFonts w:cstheme="minorHAnsi"/>
          <w:spacing w:val="-3"/>
        </w:rPr>
      </w:pPr>
    </w:p>
    <w:p w14:paraId="160543C8" w14:textId="77777777" w:rsidR="000856A3" w:rsidRDefault="000856A3" w:rsidP="003B7891">
      <w:pPr>
        <w:suppressAutoHyphens/>
        <w:rPr>
          <w:rFonts w:cstheme="minorHAnsi"/>
          <w:spacing w:val="-3"/>
        </w:rPr>
      </w:pPr>
    </w:p>
    <w:p w14:paraId="160543C9" w14:textId="77777777" w:rsidR="000856A3" w:rsidRDefault="000856A3" w:rsidP="003B7891">
      <w:pPr>
        <w:suppressAutoHyphens/>
        <w:rPr>
          <w:rFonts w:cstheme="minorHAnsi"/>
          <w:spacing w:val="-3"/>
        </w:rPr>
      </w:pPr>
    </w:p>
    <w:p w14:paraId="160543CA" w14:textId="77777777" w:rsidR="000856A3" w:rsidRDefault="000856A3" w:rsidP="003B7891">
      <w:pPr>
        <w:suppressAutoHyphens/>
        <w:rPr>
          <w:rFonts w:cstheme="minorHAnsi"/>
          <w:spacing w:val="-3"/>
        </w:rPr>
      </w:pPr>
    </w:p>
    <w:p w14:paraId="160543CB" w14:textId="77777777" w:rsidR="000856A3" w:rsidRDefault="000856A3" w:rsidP="003B7891">
      <w:pPr>
        <w:suppressAutoHyphens/>
        <w:rPr>
          <w:rFonts w:cstheme="minorHAnsi"/>
          <w:spacing w:val="-3"/>
        </w:rPr>
      </w:pPr>
    </w:p>
    <w:p w14:paraId="160543CC" w14:textId="77777777" w:rsidR="000856A3" w:rsidRDefault="000856A3" w:rsidP="003B7891">
      <w:pPr>
        <w:suppressAutoHyphens/>
        <w:rPr>
          <w:rFonts w:cstheme="minorHAnsi"/>
          <w:spacing w:val="-3"/>
        </w:rPr>
      </w:pPr>
    </w:p>
    <w:p w14:paraId="160543CD" w14:textId="77777777" w:rsidR="000856A3" w:rsidRDefault="000856A3" w:rsidP="003B7891">
      <w:pPr>
        <w:suppressAutoHyphens/>
        <w:rPr>
          <w:rFonts w:cstheme="minorHAnsi"/>
          <w:spacing w:val="-3"/>
        </w:rPr>
      </w:pPr>
    </w:p>
    <w:p w14:paraId="160543CE" w14:textId="77777777" w:rsidR="000856A3" w:rsidRDefault="000856A3" w:rsidP="003B7891">
      <w:pPr>
        <w:suppressAutoHyphens/>
        <w:rPr>
          <w:rFonts w:cstheme="minorHAnsi"/>
          <w:spacing w:val="-3"/>
        </w:rPr>
      </w:pPr>
    </w:p>
    <w:p w14:paraId="160543CF" w14:textId="77777777" w:rsidR="00AA04DD" w:rsidRDefault="00AA04DD" w:rsidP="003B7891">
      <w:pPr>
        <w:suppressAutoHyphens/>
        <w:rPr>
          <w:rFonts w:cstheme="minorHAnsi"/>
          <w:spacing w:val="-3"/>
        </w:rPr>
      </w:pPr>
    </w:p>
    <w:p w14:paraId="160543D0" w14:textId="77777777" w:rsidR="00185443" w:rsidRDefault="00185443" w:rsidP="003B7891">
      <w:pPr>
        <w:suppressAutoHyphens/>
        <w:rPr>
          <w:rFonts w:cstheme="minorHAnsi"/>
          <w:spacing w:val="-3"/>
        </w:rPr>
      </w:pPr>
    </w:p>
    <w:p w14:paraId="160543D1" w14:textId="77777777" w:rsidR="00DD5A62" w:rsidRPr="002B053E" w:rsidRDefault="00DD5A62" w:rsidP="00F87896">
      <w:pPr>
        <w:pStyle w:val="Heading2"/>
      </w:pPr>
      <w:bookmarkStart w:id="34" w:name="_Toc346710301"/>
      <w:bookmarkStart w:id="35" w:name="_Toc346728877"/>
      <w:bookmarkStart w:id="36" w:name="_Toc361131330"/>
      <w:bookmarkStart w:id="37" w:name="_Ref382306708"/>
      <w:bookmarkStart w:id="38" w:name="_Ref382306798"/>
      <w:bookmarkStart w:id="39" w:name="_Ref382307465"/>
      <w:bookmarkStart w:id="40" w:name="_Toc398126717"/>
      <w:bookmarkStart w:id="41" w:name="_Toc58316625"/>
      <w:r w:rsidRPr="002B053E">
        <w:t>STU</w:t>
      </w:r>
      <w:r>
        <w:t>DY-</w:t>
      </w:r>
      <w:r w:rsidRPr="002B053E">
        <w:t xml:space="preserve">SPECIFIC </w:t>
      </w:r>
      <w:r>
        <w:t xml:space="preserve">SAE MANAGEMENT </w:t>
      </w:r>
      <w:r w:rsidRPr="002B053E">
        <w:t>CONSIDERATIONS/PROCESSES</w:t>
      </w:r>
      <w:bookmarkEnd w:id="34"/>
      <w:bookmarkEnd w:id="35"/>
      <w:bookmarkEnd w:id="36"/>
      <w:bookmarkEnd w:id="37"/>
      <w:bookmarkEnd w:id="38"/>
      <w:bookmarkEnd w:id="39"/>
      <w:bookmarkEnd w:id="40"/>
      <w:bookmarkEnd w:id="41"/>
    </w:p>
    <w:p w14:paraId="160543D2" w14:textId="77777777" w:rsidR="00DD5A62" w:rsidRPr="002B053E" w:rsidRDefault="00DD5A62" w:rsidP="00DD5A62">
      <w:pPr>
        <w:ind w:left="576"/>
      </w:pPr>
      <w:r w:rsidRPr="002B053E">
        <w:t>Please indicate if there are study specific SAE management considerations/processes for this protocol:</w:t>
      </w:r>
    </w:p>
    <w:tbl>
      <w:tblPr>
        <w:tblStyle w:val="TableGrid"/>
        <w:tblW w:w="7866" w:type="dxa"/>
        <w:tblInd w:w="1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
        <w:gridCol w:w="7219"/>
      </w:tblGrid>
      <w:tr w:rsidR="00DD5A62" w:rsidRPr="002B053E" w14:paraId="160543D5" w14:textId="77777777" w:rsidTr="00DD5A62">
        <w:trPr>
          <w:trHeight w:val="665"/>
        </w:trPr>
        <w:tc>
          <w:tcPr>
            <w:tcW w:w="647" w:type="dxa"/>
            <w:vAlign w:val="center"/>
          </w:tcPr>
          <w:p w14:paraId="160543D3" w14:textId="77777777" w:rsidR="00DD5A62" w:rsidRPr="002B053E" w:rsidRDefault="00893F7F" w:rsidP="00DD5A62">
            <w:pPr>
              <w:suppressAutoHyphens/>
              <w:jc w:val="right"/>
              <w:rPr>
                <w:rFonts w:cstheme="minorHAnsi"/>
                <w:bCs/>
                <w:sz w:val="22"/>
                <w:szCs w:val="22"/>
              </w:rPr>
            </w:pPr>
            <w:r>
              <w:rPr>
                <w:rFonts w:cstheme="minorHAnsi"/>
                <w:bCs/>
                <w:szCs w:val="22"/>
              </w:rPr>
              <w:fldChar w:fldCharType="begin">
                <w:ffData>
                  <w:name w:val=""/>
                  <w:enabled/>
                  <w:calcOnExit w:val="0"/>
                  <w:checkBox>
                    <w:sizeAuto/>
                    <w:default w:val="0"/>
                  </w:checkBox>
                </w:ffData>
              </w:fldChar>
            </w:r>
            <w:r w:rsidR="00DD5A62">
              <w:rPr>
                <w:rFonts w:cstheme="minorHAnsi"/>
                <w:bCs/>
                <w:szCs w:val="22"/>
              </w:rPr>
              <w:instrText xml:space="preserve"> FORMCHECKBOX </w:instrText>
            </w:r>
            <w:r w:rsidR="00DB06C8">
              <w:rPr>
                <w:rFonts w:cstheme="minorHAnsi"/>
                <w:bCs/>
                <w:szCs w:val="22"/>
              </w:rPr>
            </w:r>
            <w:r w:rsidR="00DB06C8">
              <w:rPr>
                <w:rFonts w:cstheme="minorHAnsi"/>
                <w:bCs/>
                <w:szCs w:val="22"/>
              </w:rPr>
              <w:fldChar w:fldCharType="separate"/>
            </w:r>
            <w:r>
              <w:rPr>
                <w:rFonts w:cstheme="minorHAnsi"/>
                <w:bCs/>
                <w:szCs w:val="22"/>
              </w:rPr>
              <w:fldChar w:fldCharType="end"/>
            </w:r>
          </w:p>
        </w:tc>
        <w:tc>
          <w:tcPr>
            <w:tcW w:w="7219" w:type="dxa"/>
            <w:vAlign w:val="center"/>
          </w:tcPr>
          <w:p w14:paraId="160543D4" w14:textId="77777777" w:rsidR="00DD5A62" w:rsidRPr="002B053E" w:rsidRDefault="00DD5A62" w:rsidP="00DD5A62">
            <w:pPr>
              <w:suppressAutoHyphens/>
              <w:contextualSpacing/>
              <w:rPr>
                <w:rFonts w:cstheme="minorHAnsi"/>
                <w:bCs/>
                <w:sz w:val="22"/>
                <w:szCs w:val="22"/>
              </w:rPr>
            </w:pPr>
            <w:r>
              <w:rPr>
                <w:rFonts w:cstheme="minorHAnsi"/>
                <w:b/>
                <w:bCs/>
                <w:sz w:val="22"/>
                <w:szCs w:val="22"/>
              </w:rPr>
              <w:t>NO</w:t>
            </w:r>
            <w:r w:rsidRPr="002B053E">
              <w:rPr>
                <w:rFonts w:cstheme="minorHAnsi"/>
                <w:bCs/>
                <w:sz w:val="22"/>
                <w:szCs w:val="22"/>
              </w:rPr>
              <w:t xml:space="preserve">, processes as described in the attached SAEMP are accurate as recorded. </w:t>
            </w:r>
            <w:r>
              <w:rPr>
                <w:rFonts w:cstheme="minorHAnsi"/>
                <w:bCs/>
                <w:sz w:val="22"/>
                <w:szCs w:val="22"/>
              </w:rPr>
              <w:t xml:space="preserve"> </w:t>
            </w:r>
            <w:r w:rsidRPr="002B053E">
              <w:rPr>
                <w:rFonts w:cstheme="minorHAnsi"/>
                <w:bCs/>
                <w:sz w:val="22"/>
                <w:szCs w:val="22"/>
              </w:rPr>
              <w:t>The remainder of this page will remain blank.</w:t>
            </w:r>
          </w:p>
        </w:tc>
      </w:tr>
      <w:tr w:rsidR="00DD5A62" w:rsidRPr="002B053E" w14:paraId="160543D8" w14:textId="77777777" w:rsidTr="00DD5A62">
        <w:trPr>
          <w:trHeight w:val="674"/>
        </w:trPr>
        <w:tc>
          <w:tcPr>
            <w:tcW w:w="647" w:type="dxa"/>
            <w:vAlign w:val="center"/>
          </w:tcPr>
          <w:p w14:paraId="160543D6" w14:textId="6EABF63A" w:rsidR="00DD5A62" w:rsidRPr="002B053E" w:rsidRDefault="00B00334" w:rsidP="00DD5A62">
            <w:pPr>
              <w:suppressAutoHyphens/>
              <w:spacing w:before="240"/>
              <w:jc w:val="right"/>
              <w:rPr>
                <w:rFonts w:cstheme="minorHAnsi"/>
                <w:bCs/>
                <w:sz w:val="22"/>
                <w:szCs w:val="22"/>
              </w:rPr>
            </w:pPr>
            <w:r>
              <w:rPr>
                <w:rFonts w:cstheme="minorHAnsi"/>
                <w:bCs/>
                <w:szCs w:val="22"/>
              </w:rPr>
              <w:fldChar w:fldCharType="begin">
                <w:ffData>
                  <w:name w:val="Check2"/>
                  <w:enabled/>
                  <w:calcOnExit w:val="0"/>
                  <w:checkBox>
                    <w:sizeAuto/>
                    <w:default w:val="1"/>
                  </w:checkBox>
                </w:ffData>
              </w:fldChar>
            </w:r>
            <w:bookmarkStart w:id="42" w:name="Check2"/>
            <w:r>
              <w:rPr>
                <w:rFonts w:cstheme="minorHAnsi"/>
                <w:bCs/>
                <w:szCs w:val="22"/>
              </w:rPr>
              <w:instrText xml:space="preserve"> FORMCHECKBOX </w:instrText>
            </w:r>
            <w:r w:rsidR="00DB06C8">
              <w:rPr>
                <w:rFonts w:cstheme="minorHAnsi"/>
                <w:bCs/>
                <w:szCs w:val="22"/>
              </w:rPr>
            </w:r>
            <w:r w:rsidR="00DB06C8">
              <w:rPr>
                <w:rFonts w:cstheme="minorHAnsi"/>
                <w:bCs/>
                <w:szCs w:val="22"/>
              </w:rPr>
              <w:fldChar w:fldCharType="separate"/>
            </w:r>
            <w:r>
              <w:rPr>
                <w:rFonts w:cstheme="minorHAnsi"/>
                <w:bCs/>
                <w:szCs w:val="22"/>
              </w:rPr>
              <w:fldChar w:fldCharType="end"/>
            </w:r>
            <w:bookmarkEnd w:id="42"/>
          </w:p>
        </w:tc>
        <w:tc>
          <w:tcPr>
            <w:tcW w:w="7219" w:type="dxa"/>
          </w:tcPr>
          <w:p w14:paraId="160543D7" w14:textId="77777777" w:rsidR="00DD5A62" w:rsidRPr="002B053E" w:rsidRDefault="00DD5A62" w:rsidP="00DD5A62">
            <w:pPr>
              <w:suppressAutoHyphens/>
              <w:spacing w:before="240"/>
              <w:rPr>
                <w:rFonts w:cstheme="minorHAnsi"/>
                <w:bCs/>
                <w:sz w:val="22"/>
                <w:szCs w:val="22"/>
              </w:rPr>
            </w:pPr>
            <w:r>
              <w:rPr>
                <w:rFonts w:cstheme="minorHAnsi"/>
                <w:b/>
                <w:bCs/>
                <w:sz w:val="22"/>
                <w:szCs w:val="22"/>
              </w:rPr>
              <w:t>YES</w:t>
            </w:r>
            <w:r w:rsidRPr="002B053E">
              <w:rPr>
                <w:rFonts w:cstheme="minorHAnsi"/>
                <w:bCs/>
                <w:sz w:val="22"/>
                <w:szCs w:val="22"/>
              </w:rPr>
              <w:t>, specific SAE management considerat</w:t>
            </w:r>
            <w:r>
              <w:rPr>
                <w:rFonts w:cstheme="minorHAnsi"/>
                <w:bCs/>
                <w:sz w:val="22"/>
                <w:szCs w:val="22"/>
              </w:rPr>
              <w:t>ions/processes are listed below:</w:t>
            </w:r>
          </w:p>
        </w:tc>
      </w:tr>
    </w:tbl>
    <w:p w14:paraId="160543D9" w14:textId="77777777" w:rsidR="00DD5A62" w:rsidRDefault="00DB06C8" w:rsidP="00DD5A62">
      <w:pPr>
        <w:rPr>
          <w:rFonts w:cstheme="minorHAnsi"/>
          <w:bCs/>
        </w:rPr>
      </w:pPr>
      <w:r>
        <w:rPr>
          <w:rFonts w:cstheme="minorHAnsi"/>
          <w:bCs/>
        </w:rPr>
        <w:pict w14:anchorId="16054561">
          <v:rect id="_x0000_i1025" style="width:507.6pt;height:1.5pt" o:hralign="right" o:hrstd="t" o:hrnoshade="t" o:hr="t" fillcolor="#4f81bd [3204]" stroked="f"/>
        </w:pict>
      </w:r>
    </w:p>
    <w:p w14:paraId="160543DA" w14:textId="77777777" w:rsidR="00DD5A62" w:rsidRDefault="00DD5A62" w:rsidP="00DD5A62">
      <w:pPr>
        <w:rPr>
          <w:rFonts w:cstheme="minorHAnsi"/>
          <w:i/>
        </w:rPr>
      </w:pPr>
      <w:r w:rsidRPr="002B053E">
        <w:rPr>
          <w:rFonts w:cstheme="minorHAnsi"/>
          <w:i/>
        </w:rPr>
        <w:t xml:space="preserve">If </w:t>
      </w:r>
      <w:r>
        <w:rPr>
          <w:rFonts w:cstheme="minorHAnsi"/>
          <w:b/>
          <w:i/>
        </w:rPr>
        <w:t>YES</w:t>
      </w:r>
      <w:r>
        <w:rPr>
          <w:rFonts w:cstheme="minorHAnsi"/>
          <w:i/>
        </w:rPr>
        <w:t xml:space="preserve"> box </w:t>
      </w:r>
      <w:r w:rsidRPr="002B053E">
        <w:rPr>
          <w:rFonts w:cstheme="minorHAnsi"/>
          <w:i/>
        </w:rPr>
        <w:t>was checked above, list study-specif</w:t>
      </w:r>
      <w:r>
        <w:rPr>
          <w:rFonts w:cstheme="minorHAnsi"/>
          <w:i/>
        </w:rPr>
        <w:t>ic considerations/processes here</w:t>
      </w:r>
      <w:r w:rsidRPr="002B053E">
        <w:rPr>
          <w:rFonts w:cstheme="minorHAnsi"/>
          <w:i/>
        </w:rPr>
        <w:t>:</w:t>
      </w:r>
    </w:p>
    <w:p w14:paraId="71B15882" w14:textId="0205B64B" w:rsidR="00B00334" w:rsidRPr="00B00334" w:rsidRDefault="00B00334" w:rsidP="00DD5A62">
      <w:pPr>
        <w:rPr>
          <w:rFonts w:cstheme="minorHAnsi"/>
        </w:rPr>
      </w:pPr>
    </w:p>
    <w:p w14:paraId="40DEBE33" w14:textId="5FC5F228" w:rsidR="00B00334" w:rsidRDefault="00B00334" w:rsidP="00B00334">
      <w:pPr>
        <w:spacing w:after="0"/>
        <w:rPr>
          <w:rFonts w:eastAsia="MS Mincho" w:cstheme="minorHAnsi"/>
          <w:szCs w:val="22"/>
        </w:rPr>
      </w:pPr>
      <w:r w:rsidRPr="00B00334">
        <w:rPr>
          <w:rFonts w:eastAsia="MS Mincho" w:cstheme="minorHAnsi"/>
          <w:szCs w:val="22"/>
        </w:rPr>
        <w:t xml:space="preserve">This study is a NIR study: Non-serious and Serious Adverse Events will be managed/handled in adherence to the process flows defined in Section 1.4. </w:t>
      </w:r>
    </w:p>
    <w:p w14:paraId="47E7C5E4" w14:textId="6B3303B3" w:rsidR="00032D25" w:rsidRDefault="00032D25" w:rsidP="00B00334">
      <w:pPr>
        <w:spacing w:after="0"/>
        <w:rPr>
          <w:rFonts w:eastAsia="MS Mincho" w:cstheme="minorHAnsi"/>
          <w:szCs w:val="22"/>
        </w:rPr>
      </w:pPr>
    </w:p>
    <w:p w14:paraId="1F21C7D7" w14:textId="477110B0" w:rsidR="00032D25" w:rsidRPr="00032D25" w:rsidRDefault="00032D25" w:rsidP="00B00334">
      <w:pPr>
        <w:spacing w:after="0"/>
        <w:rPr>
          <w:rFonts w:eastAsia="MS Mincho" w:cstheme="minorHAnsi"/>
          <w:b/>
          <w:szCs w:val="22"/>
          <w:u w:val="single"/>
        </w:rPr>
      </w:pPr>
      <w:r w:rsidRPr="00032D25">
        <w:rPr>
          <w:rFonts w:eastAsia="MS Mincho" w:cstheme="minorHAnsi"/>
          <w:b/>
          <w:szCs w:val="22"/>
          <w:u w:val="single"/>
        </w:rPr>
        <w:t>Section 2.2 Databases</w:t>
      </w:r>
    </w:p>
    <w:p w14:paraId="579A1936" w14:textId="6B3107F5" w:rsidR="00032D25" w:rsidRDefault="00032D25" w:rsidP="00B00334">
      <w:pPr>
        <w:spacing w:after="0"/>
        <w:rPr>
          <w:rFonts w:eastAsia="MS Mincho" w:cstheme="minorHAnsi"/>
          <w:szCs w:val="22"/>
        </w:rPr>
      </w:pPr>
    </w:p>
    <w:p w14:paraId="165597BD" w14:textId="740B7041" w:rsidR="00032D25" w:rsidRDefault="00032D25" w:rsidP="00032D25">
      <w:pPr>
        <w:spacing w:after="0"/>
        <w:rPr>
          <w:rFonts w:eastAsia="MS Mincho" w:cstheme="minorHAnsi"/>
          <w:szCs w:val="22"/>
        </w:rPr>
      </w:pPr>
      <w:r w:rsidRPr="00032D25">
        <w:rPr>
          <w:rFonts w:eastAsia="MS Mincho" w:cstheme="minorHAnsi"/>
          <w:szCs w:val="22"/>
        </w:rPr>
        <w:t xml:space="preserve">Bristol-Myers Squibb (BMS) Global Pharmacovigilance and Epidemiology (GPVE) will maintain the safety database for the study while </w:t>
      </w:r>
      <w:proofErr w:type="spellStart"/>
      <w:r w:rsidRPr="00032D25">
        <w:rPr>
          <w:rFonts w:eastAsia="MS Mincho" w:cstheme="minorHAnsi"/>
          <w:szCs w:val="22"/>
        </w:rPr>
        <w:t>Syneos</w:t>
      </w:r>
      <w:proofErr w:type="spellEnd"/>
      <w:r w:rsidRPr="00032D25">
        <w:rPr>
          <w:rFonts w:eastAsia="MS Mincho" w:cstheme="minorHAnsi"/>
          <w:szCs w:val="22"/>
        </w:rPr>
        <w:t xml:space="preserve"> Health will maintain the clinical database.</w:t>
      </w:r>
    </w:p>
    <w:p w14:paraId="75DE6E0A" w14:textId="77777777" w:rsidR="00C07CAE" w:rsidRPr="00032D25" w:rsidRDefault="00C07CAE" w:rsidP="00032D25">
      <w:pPr>
        <w:spacing w:after="0"/>
        <w:rPr>
          <w:rFonts w:eastAsia="MS Mincho" w:cstheme="minorHAnsi"/>
          <w:szCs w:val="22"/>
        </w:rPr>
      </w:pPr>
    </w:p>
    <w:p w14:paraId="6CAAF82D" w14:textId="213F72EA" w:rsidR="00032D25" w:rsidRDefault="00032D25" w:rsidP="00032D25">
      <w:pPr>
        <w:spacing w:after="0"/>
        <w:rPr>
          <w:rFonts w:eastAsia="MS Mincho" w:cstheme="minorHAnsi"/>
          <w:szCs w:val="22"/>
        </w:rPr>
      </w:pPr>
      <w:proofErr w:type="spellStart"/>
      <w:r w:rsidRPr="00032D25">
        <w:rPr>
          <w:rFonts w:eastAsia="MS Mincho" w:cstheme="minorHAnsi"/>
          <w:szCs w:val="22"/>
        </w:rPr>
        <w:t>Syneos</w:t>
      </w:r>
      <w:proofErr w:type="spellEnd"/>
      <w:r w:rsidRPr="00032D25">
        <w:rPr>
          <w:rFonts w:eastAsia="MS Mincho" w:cstheme="minorHAnsi"/>
          <w:szCs w:val="22"/>
        </w:rPr>
        <w:t xml:space="preserve"> Health will maintain the SAE/AE/AESI/Pregnancy tracking database. The SAE/AE/AESI/pregnancy reports in the tracking Safety Database will be assigned unique case numbers. Numbering scheme:  Protocol-Site ID-Patient ID-AE number.  Example: 180653-001-001-01. </w:t>
      </w:r>
    </w:p>
    <w:p w14:paraId="1A284903" w14:textId="77777777" w:rsidR="00C07CAE" w:rsidRPr="00032D25" w:rsidRDefault="00C07CAE" w:rsidP="00032D25">
      <w:pPr>
        <w:spacing w:after="0"/>
        <w:rPr>
          <w:rFonts w:eastAsia="MS Mincho" w:cstheme="minorHAnsi"/>
          <w:szCs w:val="22"/>
        </w:rPr>
      </w:pPr>
    </w:p>
    <w:p w14:paraId="75FFB59E" w14:textId="3EDEEBEB" w:rsidR="00032D25" w:rsidRDefault="00032D25" w:rsidP="00032D25">
      <w:pPr>
        <w:spacing w:after="0"/>
        <w:rPr>
          <w:rFonts w:eastAsia="MS Mincho" w:cstheme="minorHAnsi"/>
          <w:szCs w:val="22"/>
        </w:rPr>
      </w:pPr>
      <w:r w:rsidRPr="00032D25">
        <w:rPr>
          <w:rFonts w:eastAsia="MS Mincho" w:cstheme="minorHAnsi"/>
          <w:szCs w:val="22"/>
        </w:rPr>
        <w:t xml:space="preserve">Note: BMS will hold the Safety database for this study and </w:t>
      </w:r>
      <w:proofErr w:type="spellStart"/>
      <w:r w:rsidRPr="00032D25">
        <w:rPr>
          <w:rFonts w:eastAsia="MS Mincho" w:cstheme="minorHAnsi"/>
          <w:szCs w:val="22"/>
        </w:rPr>
        <w:t>Syneos</w:t>
      </w:r>
      <w:proofErr w:type="spellEnd"/>
      <w:r w:rsidRPr="00032D25">
        <w:rPr>
          <w:rFonts w:eastAsia="MS Mincho" w:cstheme="minorHAnsi"/>
          <w:szCs w:val="22"/>
        </w:rPr>
        <w:t xml:space="preserve"> Health Safety Database </w:t>
      </w:r>
      <w:ins w:id="43" w:author="Khatib, Mahnaaz" w:date="2020-12-08T10:11:00Z">
        <w:r w:rsidR="000C06EF">
          <w:rPr>
            <w:rFonts w:eastAsia="MS Mincho" w:cstheme="minorHAnsi"/>
            <w:szCs w:val="22"/>
          </w:rPr>
          <w:t>will be</w:t>
        </w:r>
      </w:ins>
      <w:del w:id="44" w:author="Khatib, Mahnaaz" w:date="2020-12-08T10:11:00Z">
        <w:r w:rsidRPr="00032D25" w:rsidDel="000C06EF">
          <w:rPr>
            <w:rFonts w:eastAsia="MS Mincho" w:cstheme="minorHAnsi"/>
            <w:szCs w:val="22"/>
          </w:rPr>
          <w:delText>is</w:delText>
        </w:r>
      </w:del>
      <w:r w:rsidRPr="00032D25">
        <w:rPr>
          <w:rFonts w:eastAsia="MS Mincho" w:cstheme="minorHAnsi"/>
          <w:szCs w:val="22"/>
        </w:rPr>
        <w:t xml:space="preserve"> used for tracking of the SAE/AE/AESI/pregnancies only. </w:t>
      </w:r>
    </w:p>
    <w:p w14:paraId="03C3E898" w14:textId="77777777" w:rsidR="00032D25" w:rsidRPr="00032D25" w:rsidRDefault="00032D25" w:rsidP="00032D25">
      <w:pPr>
        <w:spacing w:after="0"/>
        <w:rPr>
          <w:rFonts w:eastAsia="MS Mincho" w:cstheme="minorHAnsi"/>
          <w:szCs w:val="22"/>
        </w:rPr>
      </w:pPr>
    </w:p>
    <w:p w14:paraId="530B4281" w14:textId="3DBF1116" w:rsidR="00032D25" w:rsidRDefault="00032D25" w:rsidP="00032D25">
      <w:pPr>
        <w:spacing w:after="0"/>
        <w:rPr>
          <w:rFonts w:eastAsia="MS Mincho" w:cstheme="minorHAnsi"/>
          <w:szCs w:val="22"/>
        </w:rPr>
      </w:pPr>
      <w:r w:rsidRPr="00032D25">
        <w:rPr>
          <w:rFonts w:eastAsia="MS Mincho" w:cstheme="minorHAnsi"/>
          <w:szCs w:val="22"/>
        </w:rPr>
        <w:t xml:space="preserve">At set-up of the </w:t>
      </w:r>
      <w:proofErr w:type="spellStart"/>
      <w:r w:rsidRPr="00032D25">
        <w:rPr>
          <w:rFonts w:eastAsia="MS Mincho" w:cstheme="minorHAnsi"/>
          <w:szCs w:val="22"/>
        </w:rPr>
        <w:t>Syneos</w:t>
      </w:r>
      <w:proofErr w:type="spellEnd"/>
      <w:r w:rsidRPr="00032D25">
        <w:rPr>
          <w:rFonts w:eastAsia="MS Mincho" w:cstheme="minorHAnsi"/>
          <w:szCs w:val="22"/>
        </w:rPr>
        <w:t xml:space="preserve"> Health AE tracking database, </w:t>
      </w:r>
      <w:commentRangeStart w:id="45"/>
      <w:r w:rsidRPr="00032D25">
        <w:rPr>
          <w:rFonts w:eastAsia="MS Mincho" w:cstheme="minorHAnsi"/>
          <w:szCs w:val="22"/>
        </w:rPr>
        <w:t>MedDRA 19.1 has been installed. This version will not be updated.</w:t>
      </w:r>
      <w:commentRangeEnd w:id="45"/>
      <w:r w:rsidR="00DB06C8">
        <w:rPr>
          <w:rStyle w:val="CommentReference"/>
        </w:rPr>
        <w:commentReference w:id="45"/>
      </w:r>
    </w:p>
    <w:p w14:paraId="4546A2C6" w14:textId="5A296A6F" w:rsidR="00032D25" w:rsidRDefault="00032D25" w:rsidP="00B00334">
      <w:pPr>
        <w:spacing w:after="0"/>
        <w:rPr>
          <w:rFonts w:eastAsia="MS Mincho" w:cstheme="minorHAnsi"/>
          <w:szCs w:val="22"/>
        </w:rPr>
      </w:pPr>
    </w:p>
    <w:p w14:paraId="3C338B56" w14:textId="77777777" w:rsidR="00B00334" w:rsidRPr="00B00334" w:rsidRDefault="00B00334" w:rsidP="00B00334">
      <w:pPr>
        <w:spacing w:after="0"/>
        <w:rPr>
          <w:rFonts w:eastAsia="MS Mincho" w:cstheme="minorHAnsi"/>
          <w:i/>
          <w:szCs w:val="22"/>
        </w:rPr>
      </w:pPr>
    </w:p>
    <w:p w14:paraId="1039171E" w14:textId="77777777" w:rsidR="00032D25" w:rsidRDefault="008D1AC4" w:rsidP="00B00334">
      <w:pPr>
        <w:spacing w:after="0"/>
        <w:rPr>
          <w:rFonts w:eastAsia="MS Mincho" w:cstheme="minorHAnsi"/>
          <w:b/>
          <w:szCs w:val="22"/>
        </w:rPr>
      </w:pPr>
      <w:r>
        <w:rPr>
          <w:rFonts w:eastAsia="MS Mincho" w:cstheme="minorHAnsi"/>
          <w:b/>
          <w:szCs w:val="22"/>
          <w:u w:val="single"/>
        </w:rPr>
        <w:t>Section 2.5 Training of Investigators and Staff on AE/SAE Reporting Procedures</w:t>
      </w:r>
      <w:r w:rsidR="00B00334" w:rsidRPr="00B00334">
        <w:rPr>
          <w:rFonts w:eastAsia="MS Mincho" w:cstheme="minorHAnsi"/>
          <w:b/>
          <w:szCs w:val="22"/>
        </w:rPr>
        <w:t xml:space="preserve">           </w:t>
      </w:r>
    </w:p>
    <w:p w14:paraId="38E767C9" w14:textId="77777777" w:rsidR="00032D25" w:rsidRDefault="00B00334" w:rsidP="00B00334">
      <w:pPr>
        <w:spacing w:after="0"/>
        <w:rPr>
          <w:rFonts w:eastAsia="MS Mincho" w:cstheme="minorHAnsi"/>
          <w:b/>
          <w:szCs w:val="22"/>
        </w:rPr>
      </w:pPr>
      <w:r w:rsidRPr="00B00334">
        <w:rPr>
          <w:rFonts w:eastAsia="MS Mincho" w:cstheme="minorHAnsi"/>
          <w:b/>
          <w:szCs w:val="22"/>
        </w:rPr>
        <w:t xml:space="preserve">                                                                                                                                       </w:t>
      </w:r>
    </w:p>
    <w:p w14:paraId="4AB75883" w14:textId="769478B3" w:rsidR="00B00334" w:rsidRPr="008D1AC4" w:rsidRDefault="00B00334" w:rsidP="00B00334">
      <w:pPr>
        <w:spacing w:after="0"/>
        <w:rPr>
          <w:rFonts w:eastAsia="MS Mincho" w:cstheme="minorHAnsi"/>
          <w:b/>
          <w:szCs w:val="22"/>
          <w:u w:val="single"/>
        </w:rPr>
      </w:pPr>
      <w:del w:id="47" w:author="Powell-Rogers, Dawn" w:date="2020-12-10T17:59:00Z">
        <w:r w:rsidRPr="00B00334" w:rsidDel="00C22AAC">
          <w:rPr>
            <w:rFonts w:eastAsia="MS Mincho" w:cstheme="minorHAnsi"/>
            <w:b/>
            <w:szCs w:val="22"/>
          </w:rPr>
          <w:delText xml:space="preserve"> </w:delText>
        </w:r>
      </w:del>
      <w:proofErr w:type="spellStart"/>
      <w:r w:rsidRPr="00B00334">
        <w:rPr>
          <w:rFonts w:eastAsia="MS Mincho" w:cstheme="minorHAnsi"/>
          <w:szCs w:val="22"/>
        </w:rPr>
        <w:t>Syneos</w:t>
      </w:r>
      <w:proofErr w:type="spellEnd"/>
      <w:r w:rsidRPr="00B00334">
        <w:rPr>
          <w:rFonts w:eastAsia="MS Mincho" w:cstheme="minorHAnsi"/>
          <w:szCs w:val="22"/>
        </w:rPr>
        <w:t xml:space="preserve"> Health Safety and Pharmacovigilance (SPVG) will track Pharmacovigilance team completion of protocol-specific training and attendance at start-up meetings. Documentation will be maintained on the </w:t>
      </w:r>
      <w:proofErr w:type="spellStart"/>
      <w:r w:rsidRPr="00B00334">
        <w:rPr>
          <w:rFonts w:eastAsia="MS Mincho" w:cstheme="minorHAnsi"/>
          <w:szCs w:val="22"/>
        </w:rPr>
        <w:t>Syneos</w:t>
      </w:r>
      <w:proofErr w:type="spellEnd"/>
      <w:r w:rsidRPr="00B00334">
        <w:rPr>
          <w:rFonts w:eastAsia="MS Mincho" w:cstheme="minorHAnsi"/>
          <w:szCs w:val="22"/>
        </w:rPr>
        <w:t xml:space="preserve"> Health shared network drive.</w:t>
      </w:r>
    </w:p>
    <w:p w14:paraId="7EF79D50" w14:textId="77777777" w:rsidR="00B00334" w:rsidRPr="00B00334" w:rsidRDefault="00B00334" w:rsidP="00B00334">
      <w:pPr>
        <w:spacing w:after="0"/>
        <w:rPr>
          <w:rFonts w:eastAsia="MS Mincho" w:cstheme="minorHAnsi"/>
          <w:szCs w:val="22"/>
        </w:rPr>
      </w:pPr>
    </w:p>
    <w:p w14:paraId="76CB644A" w14:textId="5AA582E3" w:rsidR="00B00334" w:rsidRDefault="008D1AC4" w:rsidP="00B00334">
      <w:pPr>
        <w:spacing w:after="0"/>
        <w:rPr>
          <w:rFonts w:eastAsia="MS Mincho" w:cstheme="minorHAnsi"/>
          <w:b/>
          <w:szCs w:val="22"/>
          <w:u w:val="single"/>
        </w:rPr>
      </w:pPr>
      <w:r>
        <w:rPr>
          <w:rFonts w:eastAsia="MS Mincho" w:cstheme="minorHAnsi"/>
          <w:b/>
          <w:szCs w:val="22"/>
          <w:u w:val="single"/>
        </w:rPr>
        <w:t>Section 2.6 Procedures</w:t>
      </w:r>
    </w:p>
    <w:p w14:paraId="1A9B2EA3" w14:textId="77777777" w:rsidR="00032D25" w:rsidRPr="00B00334" w:rsidRDefault="00032D25" w:rsidP="00B00334">
      <w:pPr>
        <w:spacing w:after="0"/>
        <w:rPr>
          <w:rFonts w:eastAsia="MS Mincho" w:cstheme="minorHAnsi"/>
          <w:b/>
          <w:szCs w:val="22"/>
        </w:rPr>
      </w:pPr>
    </w:p>
    <w:p w14:paraId="114CD655" w14:textId="2DF97AB1" w:rsidR="00B00334" w:rsidDel="000C06EF" w:rsidRDefault="00B00334" w:rsidP="00B00334">
      <w:pPr>
        <w:spacing w:after="0"/>
        <w:rPr>
          <w:del w:id="48" w:author="Khatib, Mahnaaz" w:date="2020-12-08T10:16:00Z"/>
          <w:rFonts w:eastAsia="MS Mincho" w:cstheme="minorHAnsi"/>
          <w:szCs w:val="22"/>
        </w:rPr>
      </w:pPr>
      <w:del w:id="49" w:author="Khatib, Mahnaaz" w:date="2020-12-08T10:16:00Z">
        <w:r w:rsidRPr="00B00334" w:rsidDel="000C06EF">
          <w:rPr>
            <w:rFonts w:eastAsia="MS Mincho" w:cstheme="minorHAnsi"/>
            <w:szCs w:val="22"/>
          </w:rPr>
          <w:delText xml:space="preserve">Following the, start of first TKI (tyrosine kinase inhibitor) all SAEs/AEs under study, whether or not related to the product(s) under study, must be collected.  All AEs will be recorded in the eCRF. </w:delText>
        </w:r>
      </w:del>
    </w:p>
    <w:p w14:paraId="2AF45135" w14:textId="77777777" w:rsidR="00DD0DA1" w:rsidRPr="00B00334" w:rsidRDefault="00DD0DA1" w:rsidP="00B00334">
      <w:pPr>
        <w:spacing w:after="0"/>
        <w:rPr>
          <w:rFonts w:eastAsia="MS Mincho" w:cstheme="minorHAnsi"/>
          <w:szCs w:val="22"/>
        </w:rPr>
      </w:pPr>
    </w:p>
    <w:p w14:paraId="4BC723DD" w14:textId="458BC31A" w:rsidR="00B00334" w:rsidRPr="00B00334" w:rsidRDefault="00DD0DA1" w:rsidP="00B00334">
      <w:pPr>
        <w:spacing w:after="0"/>
        <w:rPr>
          <w:rFonts w:eastAsia="MS Mincho" w:cstheme="minorHAnsi"/>
          <w:szCs w:val="22"/>
        </w:rPr>
      </w:pPr>
      <w:r>
        <w:rPr>
          <w:rFonts w:eastAsia="MS Mincho" w:cstheme="minorHAnsi"/>
          <w:szCs w:val="22"/>
        </w:rPr>
        <w:t>Per revised Protocol of 19-September-2018, f</w:t>
      </w:r>
      <w:r w:rsidR="00B00334" w:rsidRPr="00B00334">
        <w:rPr>
          <w:rFonts w:eastAsia="MS Mincho" w:cstheme="minorHAnsi"/>
          <w:szCs w:val="22"/>
        </w:rPr>
        <w:t xml:space="preserve">or </w:t>
      </w:r>
      <w:r w:rsidR="00B00334" w:rsidRPr="000C06EF">
        <w:rPr>
          <w:rFonts w:eastAsia="MS Mincho" w:cstheme="minorHAnsi"/>
          <w:szCs w:val="22"/>
          <w:u w:val="single"/>
        </w:rPr>
        <w:t>all events related to BMS products (serious and non-serious)</w:t>
      </w:r>
      <w:r w:rsidR="00B00334" w:rsidRPr="00B00334">
        <w:rPr>
          <w:rFonts w:eastAsia="MS Mincho" w:cstheme="minorHAnsi"/>
          <w:szCs w:val="22"/>
        </w:rPr>
        <w:t xml:space="preserve"> events must also be recorded on the Solicited and Non-interventional Research AE/SAE Form and reported to BMS (or designee). Serious AEs related to BMS product must be reported within 24 hours/1 business day to comply with regulatory requirements. A form should be completed for any event where doubt exists regarding its status of seriousness. Non-serious AEs must be reported to BMS (or designee) </w:t>
      </w:r>
      <w:r w:rsidR="00B00334" w:rsidRPr="00481427">
        <w:rPr>
          <w:rFonts w:eastAsia="MS Mincho" w:cstheme="minorHAnsi"/>
          <w:szCs w:val="22"/>
        </w:rPr>
        <w:t>within 7</w:t>
      </w:r>
      <w:r w:rsidR="001E4B79" w:rsidRPr="00481427">
        <w:rPr>
          <w:rFonts w:eastAsia="MS Mincho" w:cstheme="minorHAnsi"/>
          <w:szCs w:val="22"/>
        </w:rPr>
        <w:t xml:space="preserve"> business</w:t>
      </w:r>
      <w:r w:rsidR="00B00334" w:rsidRPr="00481427">
        <w:rPr>
          <w:rFonts w:eastAsia="MS Mincho" w:cstheme="minorHAnsi"/>
          <w:szCs w:val="22"/>
        </w:rPr>
        <w:t xml:space="preserve"> days</w:t>
      </w:r>
      <w:r w:rsidR="00B00334" w:rsidRPr="00B00334">
        <w:rPr>
          <w:rFonts w:eastAsia="MS Mincho" w:cstheme="minorHAnsi"/>
          <w:szCs w:val="22"/>
        </w:rPr>
        <w:t>. Non-serious AEs should be reported as SAEs if they become serious.</w:t>
      </w:r>
    </w:p>
    <w:p w14:paraId="31B7BCD6" w14:textId="7ED041AD" w:rsidR="00B00334" w:rsidRDefault="00B00334" w:rsidP="00B00334">
      <w:pPr>
        <w:spacing w:before="240" w:after="0"/>
        <w:rPr>
          <w:rFonts w:eastAsia="MS Mincho" w:cstheme="minorHAnsi"/>
          <w:szCs w:val="22"/>
        </w:rPr>
      </w:pPr>
      <w:r w:rsidRPr="00B00334">
        <w:rPr>
          <w:rFonts w:eastAsia="MS Mincho" w:cstheme="minorHAnsi"/>
          <w:szCs w:val="22"/>
        </w:rPr>
        <w:lastRenderedPageBreak/>
        <w:t>All AEs and SAEs related to BMS product must be reported by confirmed facsimile (fax) transmission or reported via electronic mail to:</w:t>
      </w:r>
    </w:p>
    <w:p w14:paraId="167484F5" w14:textId="77777777" w:rsidR="001E4B79" w:rsidRPr="00B00334" w:rsidRDefault="001E4B79" w:rsidP="00B00334">
      <w:pPr>
        <w:spacing w:before="240" w:after="0"/>
        <w:rPr>
          <w:rFonts w:eastAsia="MS Mincho" w:cstheme="minorHAnsi"/>
          <w:szCs w:val="22"/>
        </w:rPr>
      </w:pPr>
    </w:p>
    <w:p w14:paraId="70D438A1" w14:textId="77777777" w:rsidR="00B00334" w:rsidRPr="00B00334" w:rsidRDefault="00B00334" w:rsidP="00B00334">
      <w:pPr>
        <w:spacing w:after="0"/>
        <w:rPr>
          <w:rFonts w:eastAsia="MS Mincho" w:cstheme="minorHAnsi"/>
          <w:szCs w:val="22"/>
        </w:rPr>
      </w:pPr>
      <w:r w:rsidRPr="00B00334">
        <w:rPr>
          <w:rFonts w:eastAsia="MS Mincho" w:cstheme="minorHAnsi"/>
          <w:b/>
          <w:szCs w:val="22"/>
        </w:rPr>
        <w:t xml:space="preserve">SAE Email Address at </w:t>
      </w:r>
      <w:proofErr w:type="spellStart"/>
      <w:r w:rsidRPr="00B00334">
        <w:rPr>
          <w:rFonts w:eastAsia="MS Mincho" w:cstheme="minorHAnsi"/>
          <w:b/>
          <w:szCs w:val="22"/>
        </w:rPr>
        <w:t>Syneos</w:t>
      </w:r>
      <w:proofErr w:type="spellEnd"/>
      <w:r w:rsidRPr="00B00334">
        <w:rPr>
          <w:rFonts w:eastAsia="MS Mincho" w:cstheme="minorHAnsi"/>
          <w:b/>
          <w:szCs w:val="22"/>
        </w:rPr>
        <w:t xml:space="preserve"> Health:</w:t>
      </w:r>
      <w:r w:rsidRPr="00B00334">
        <w:rPr>
          <w:rFonts w:eastAsia="MS Mincho" w:cstheme="minorHAnsi"/>
          <w:szCs w:val="22"/>
        </w:rPr>
        <w:t xml:space="preserve">  SafetyPV@Syneoshealth.com</w:t>
      </w:r>
    </w:p>
    <w:p w14:paraId="188D5EFE" w14:textId="77777777" w:rsidR="00B00334" w:rsidRPr="00B00334" w:rsidRDefault="00B00334" w:rsidP="00B00334">
      <w:pPr>
        <w:spacing w:after="0"/>
        <w:rPr>
          <w:rFonts w:eastAsia="MS Mincho" w:cstheme="minorHAnsi"/>
          <w:szCs w:val="22"/>
        </w:rPr>
      </w:pPr>
      <w:r w:rsidRPr="00B00334">
        <w:rPr>
          <w:rFonts w:eastAsia="MS Mincho" w:cstheme="minorHAnsi"/>
          <w:b/>
          <w:szCs w:val="22"/>
        </w:rPr>
        <w:t xml:space="preserve">SAE Facsimile Number at </w:t>
      </w:r>
      <w:proofErr w:type="spellStart"/>
      <w:r w:rsidRPr="00B00334">
        <w:rPr>
          <w:rFonts w:eastAsia="MS Mincho" w:cstheme="minorHAnsi"/>
          <w:b/>
          <w:szCs w:val="22"/>
        </w:rPr>
        <w:t>Syneos</w:t>
      </w:r>
      <w:proofErr w:type="spellEnd"/>
      <w:r w:rsidRPr="00B00334">
        <w:rPr>
          <w:rFonts w:eastAsia="MS Mincho" w:cstheme="minorHAnsi"/>
          <w:b/>
          <w:szCs w:val="22"/>
        </w:rPr>
        <w:t xml:space="preserve"> Health</w:t>
      </w:r>
      <w:r w:rsidRPr="00B00334">
        <w:rPr>
          <w:rFonts w:eastAsia="MS Mincho" w:cstheme="minorHAnsi"/>
          <w:szCs w:val="22"/>
        </w:rPr>
        <w:t>:  1-866-880-9343</w:t>
      </w:r>
    </w:p>
    <w:p w14:paraId="0281FC56" w14:textId="696A8990" w:rsidR="00B00334" w:rsidRDefault="00B00334" w:rsidP="00B00334">
      <w:pPr>
        <w:spacing w:after="0"/>
        <w:rPr>
          <w:rFonts w:eastAsia="MS Mincho" w:cstheme="minorHAnsi"/>
          <w:szCs w:val="22"/>
        </w:rPr>
      </w:pPr>
      <w:r w:rsidRPr="00B00334">
        <w:rPr>
          <w:rFonts w:eastAsia="MS Mincho" w:cstheme="minorHAnsi"/>
          <w:szCs w:val="22"/>
        </w:rPr>
        <w:t xml:space="preserve">If only limited information is initially available, follow-up reports may be required. </w:t>
      </w:r>
    </w:p>
    <w:p w14:paraId="372C395F" w14:textId="77777777" w:rsidR="00DD0DA1" w:rsidRPr="00B00334" w:rsidRDefault="00DD0DA1" w:rsidP="00B00334">
      <w:pPr>
        <w:spacing w:after="0"/>
        <w:rPr>
          <w:rFonts w:eastAsia="MS Mincho" w:cstheme="minorHAnsi"/>
          <w:szCs w:val="22"/>
        </w:rPr>
      </w:pPr>
    </w:p>
    <w:p w14:paraId="4FBA1C59" w14:textId="13AA3754" w:rsidR="00B00334" w:rsidRDefault="001E4B79" w:rsidP="00B00334">
      <w:pPr>
        <w:spacing w:after="0"/>
        <w:rPr>
          <w:rFonts w:eastAsia="MS Mincho" w:cstheme="minorHAnsi"/>
          <w:b/>
          <w:szCs w:val="22"/>
          <w:u w:val="single"/>
        </w:rPr>
      </w:pPr>
      <w:r>
        <w:rPr>
          <w:rFonts w:eastAsia="MS Mincho" w:cstheme="minorHAnsi"/>
          <w:b/>
          <w:szCs w:val="22"/>
          <w:u w:val="single"/>
        </w:rPr>
        <w:t xml:space="preserve">Section 2.6.6 </w:t>
      </w:r>
      <w:r w:rsidR="00B00334" w:rsidRPr="00B00334">
        <w:rPr>
          <w:rFonts w:eastAsia="MS Mincho" w:cstheme="minorHAnsi"/>
          <w:b/>
          <w:szCs w:val="22"/>
          <w:u w:val="single"/>
        </w:rPr>
        <w:t>Pregnancy</w:t>
      </w:r>
    </w:p>
    <w:p w14:paraId="041955A1" w14:textId="77777777" w:rsidR="00032D25" w:rsidRPr="00B00334" w:rsidRDefault="00032D25" w:rsidP="00B00334">
      <w:pPr>
        <w:spacing w:after="0"/>
        <w:rPr>
          <w:rFonts w:eastAsia="MS Mincho" w:cstheme="minorHAnsi"/>
          <w:b/>
          <w:szCs w:val="22"/>
          <w:u w:val="single"/>
        </w:rPr>
      </w:pPr>
    </w:p>
    <w:p w14:paraId="3C8295A4" w14:textId="36C4CB9D" w:rsidR="00B00334" w:rsidRDefault="00B00334" w:rsidP="00B00334">
      <w:pPr>
        <w:spacing w:after="0"/>
        <w:rPr>
          <w:rFonts w:eastAsia="MS Mincho" w:cstheme="minorHAnsi"/>
          <w:szCs w:val="22"/>
        </w:rPr>
      </w:pPr>
      <w:r w:rsidRPr="00B00334">
        <w:rPr>
          <w:rFonts w:eastAsia="MS Mincho" w:cstheme="minorHAnsi"/>
          <w:szCs w:val="22"/>
        </w:rPr>
        <w:t xml:space="preserve">If it is discovered a patient is pregnant or may have been pregnant at the time of exposure to the BMS product under study, the pregnancy, AEs associated with maternal exposure and pregnancy outcomes must be recorded on a Pregnancy Surveillance Form and reported to </w:t>
      </w:r>
      <w:proofErr w:type="spellStart"/>
      <w:r w:rsidRPr="00B00334">
        <w:rPr>
          <w:rFonts w:eastAsia="MS Mincho" w:cstheme="minorHAnsi"/>
          <w:szCs w:val="22"/>
        </w:rPr>
        <w:t>Syneos</w:t>
      </w:r>
      <w:proofErr w:type="spellEnd"/>
      <w:r w:rsidRPr="00B00334">
        <w:rPr>
          <w:rFonts w:eastAsia="MS Mincho" w:cstheme="minorHAnsi"/>
          <w:szCs w:val="22"/>
        </w:rPr>
        <w:t xml:space="preserve"> SPVG within 24 hours/1 business day of becoming aware of the pregnancy. If only limited information is initially available, follow-up reports may be required. The original BMS forms are to remain on site. Follow-up information should be obtained on pregnancy outcomes for one year following the birth of the offspring.</w:t>
      </w:r>
      <w:r w:rsidR="00DD0DA1">
        <w:rPr>
          <w:rFonts w:eastAsia="MS Mincho" w:cstheme="minorHAnsi"/>
          <w:i/>
          <w:szCs w:val="22"/>
        </w:rPr>
        <w:t xml:space="preserve"> </w:t>
      </w:r>
      <w:r w:rsidRPr="00B00334">
        <w:rPr>
          <w:rFonts w:eastAsia="MS Mincho" w:cstheme="minorHAnsi"/>
          <w:szCs w:val="22"/>
        </w:rPr>
        <w:t>Any pregnancy that occurs in a female partner of a male participant on BMS product also be reported. Information on this pregnancy will be collected on the Pregnancy Surveillance Form.</w:t>
      </w:r>
    </w:p>
    <w:p w14:paraId="36C41D54" w14:textId="008AB618" w:rsidR="00DD0DA1" w:rsidRDefault="00DD0DA1" w:rsidP="00B00334">
      <w:pPr>
        <w:spacing w:after="0"/>
        <w:rPr>
          <w:rFonts w:eastAsia="MS Mincho" w:cstheme="minorHAnsi"/>
          <w:szCs w:val="22"/>
        </w:rPr>
      </w:pPr>
    </w:p>
    <w:p w14:paraId="64786519" w14:textId="77777777" w:rsidR="00DD0DA1" w:rsidRPr="00DD0DA1" w:rsidRDefault="00DD0DA1" w:rsidP="00B00334">
      <w:pPr>
        <w:spacing w:after="0"/>
        <w:rPr>
          <w:rFonts w:eastAsia="MS Mincho" w:cstheme="minorHAnsi"/>
          <w:i/>
          <w:szCs w:val="22"/>
        </w:rPr>
      </w:pPr>
    </w:p>
    <w:p w14:paraId="78B38041" w14:textId="315B0138" w:rsidR="00B00334" w:rsidRPr="00DD0DA1" w:rsidRDefault="001E4B79" w:rsidP="00B00334">
      <w:pPr>
        <w:autoSpaceDE w:val="0"/>
        <w:autoSpaceDN w:val="0"/>
        <w:adjustRightInd w:val="0"/>
        <w:spacing w:after="0"/>
        <w:rPr>
          <w:rFonts w:eastAsia="TimesNewRoman" w:cstheme="minorHAnsi"/>
          <w:b/>
          <w:szCs w:val="22"/>
          <w:u w:val="single"/>
        </w:rPr>
      </w:pPr>
      <w:r>
        <w:rPr>
          <w:rFonts w:eastAsia="TimesNewRoman" w:cstheme="minorHAnsi"/>
          <w:b/>
          <w:szCs w:val="22"/>
          <w:u w:val="single"/>
        </w:rPr>
        <w:t>Section 2.6.10 Reconciliation Between Safety and Clinical Database</w:t>
      </w:r>
    </w:p>
    <w:p w14:paraId="194C28FD" w14:textId="77777777" w:rsidR="00B00334" w:rsidRPr="00B00334" w:rsidRDefault="00B00334" w:rsidP="00B00334">
      <w:pPr>
        <w:autoSpaceDE w:val="0"/>
        <w:autoSpaceDN w:val="0"/>
        <w:adjustRightInd w:val="0"/>
        <w:spacing w:after="0"/>
        <w:rPr>
          <w:rFonts w:eastAsia="TimesNewRoman" w:cstheme="minorHAnsi"/>
          <w:szCs w:val="22"/>
          <w:u w:val="single"/>
        </w:rPr>
      </w:pPr>
    </w:p>
    <w:p w14:paraId="19CD30A1" w14:textId="65999F65" w:rsidR="00B00334" w:rsidRPr="000077A4" w:rsidDel="007B58A8" w:rsidRDefault="00B00334" w:rsidP="00B00334">
      <w:pPr>
        <w:spacing w:after="0"/>
        <w:rPr>
          <w:del w:id="50" w:author="Bhargava, Akanksha" w:date="2020-12-07T21:15:00Z"/>
          <w:rFonts w:eastAsia="MS Mincho" w:cstheme="minorHAnsi"/>
          <w:b/>
          <w:szCs w:val="22"/>
        </w:rPr>
      </w:pPr>
      <w:del w:id="51" w:author="Bhargava, Akanksha" w:date="2020-12-07T21:15:00Z">
        <w:r w:rsidRPr="000077A4" w:rsidDel="007B58A8">
          <w:rPr>
            <w:rFonts w:eastAsia="MS Mincho" w:cstheme="minorHAnsi"/>
            <w:b/>
            <w:szCs w:val="22"/>
          </w:rPr>
          <w:delText xml:space="preserve">Syneos Health data management will reconcile AEs and SAEs between the BMS safety database and the clinical database. The reconciliation will be performed quarterly and prior to database finalization activities. BMS GPVE will E-mail upon request from Syneos Health, the GPVE reconciliation report. Requests for reconciliation should be sent to </w:delText>
        </w:r>
        <w:r w:rsidR="006F59B6" w:rsidRPr="000077A4" w:rsidDel="007B58A8">
          <w:rPr>
            <w:rFonts w:eastAsia="MS Mincho" w:cstheme="minorHAnsi"/>
            <w:b/>
            <w:szCs w:val="22"/>
          </w:rPr>
          <w:fldChar w:fldCharType="begin"/>
        </w:r>
        <w:r w:rsidR="006F59B6" w:rsidRPr="000077A4" w:rsidDel="007B58A8">
          <w:rPr>
            <w:rFonts w:eastAsia="MS Mincho" w:cstheme="minorHAnsi"/>
            <w:b/>
            <w:szCs w:val="22"/>
          </w:rPr>
          <w:delInstrText xml:space="preserve"> HYPERLINK "mailto:aepbusinessprocess@bms.com" </w:delInstrText>
        </w:r>
        <w:r w:rsidR="006F59B6" w:rsidRPr="000077A4" w:rsidDel="007B58A8">
          <w:rPr>
            <w:rFonts w:eastAsia="MS Mincho" w:cstheme="minorHAnsi"/>
            <w:b/>
            <w:szCs w:val="22"/>
          </w:rPr>
          <w:fldChar w:fldCharType="separate"/>
        </w:r>
        <w:r w:rsidRPr="000077A4" w:rsidDel="007B58A8">
          <w:rPr>
            <w:rFonts w:eastAsia="MS Mincho" w:cstheme="minorHAnsi"/>
            <w:b/>
            <w:szCs w:val="22"/>
          </w:rPr>
          <w:delText>aepbusinessprocess@bms.com</w:delText>
        </w:r>
        <w:r w:rsidR="006F59B6" w:rsidRPr="000077A4" w:rsidDel="007B58A8">
          <w:rPr>
            <w:rFonts w:eastAsia="MS Mincho" w:cstheme="minorHAnsi"/>
            <w:b/>
            <w:szCs w:val="22"/>
          </w:rPr>
          <w:fldChar w:fldCharType="end"/>
        </w:r>
        <w:r w:rsidR="00DD0DA1" w:rsidRPr="000077A4" w:rsidDel="007B58A8">
          <w:rPr>
            <w:rFonts w:eastAsia="MS Mincho" w:cstheme="minorHAnsi"/>
            <w:b/>
            <w:szCs w:val="22"/>
          </w:rPr>
          <w:delText>.</w:delText>
        </w:r>
        <w:r w:rsidRPr="000077A4" w:rsidDel="007B58A8">
          <w:rPr>
            <w:rFonts w:eastAsia="MS Mincho" w:cstheme="minorHAnsi"/>
            <w:b/>
            <w:szCs w:val="22"/>
          </w:rPr>
          <w:delText xml:space="preserve"> Data Management will identify any discrepancies between the BMS safety database and clinical database. Data Management will issue queries in the clinical database based on discrepant data.  A list of SAEs entered in the clinical database but missing from the BMS safety database will be sent to the Safety Associate by the Data Manager.</w:delText>
        </w:r>
      </w:del>
    </w:p>
    <w:p w14:paraId="5928FEF6" w14:textId="5184E106" w:rsidR="00DD0DA1" w:rsidRPr="000077A4" w:rsidDel="007B58A8" w:rsidRDefault="00DD0DA1" w:rsidP="00B00334">
      <w:pPr>
        <w:spacing w:after="0"/>
        <w:rPr>
          <w:del w:id="52" w:author="Bhargava, Akanksha" w:date="2020-12-07T21:15:00Z"/>
          <w:rFonts w:eastAsia="MS Mincho" w:cstheme="minorHAnsi"/>
          <w:b/>
          <w:szCs w:val="22"/>
        </w:rPr>
      </w:pPr>
    </w:p>
    <w:p w14:paraId="6FCF453C" w14:textId="36922B76" w:rsidR="00B00334" w:rsidRPr="000077A4" w:rsidDel="007B58A8" w:rsidRDefault="00B00334" w:rsidP="00B00334">
      <w:pPr>
        <w:spacing w:after="0"/>
        <w:rPr>
          <w:del w:id="53" w:author="Bhargava, Akanksha" w:date="2020-12-07T21:15:00Z"/>
          <w:rFonts w:eastAsia="MS Mincho" w:cstheme="minorHAnsi"/>
          <w:b/>
          <w:szCs w:val="22"/>
        </w:rPr>
      </w:pPr>
      <w:del w:id="54" w:author="Bhargava, Akanksha" w:date="2020-12-07T21:15:00Z">
        <w:r w:rsidRPr="000077A4" w:rsidDel="007B58A8">
          <w:rPr>
            <w:rFonts w:eastAsia="MS Mincho" w:cstheme="minorHAnsi"/>
            <w:b/>
            <w:szCs w:val="22"/>
          </w:rPr>
          <w:delText>Note – AEs an</w:delText>
        </w:r>
        <w:r w:rsidR="00481427" w:rsidRPr="000077A4" w:rsidDel="007B58A8">
          <w:rPr>
            <w:rFonts w:eastAsia="MS Mincho" w:cstheme="minorHAnsi"/>
            <w:b/>
            <w:szCs w:val="22"/>
          </w:rPr>
          <w:delText xml:space="preserve">d </w:delText>
        </w:r>
        <w:r w:rsidRPr="000077A4" w:rsidDel="007B58A8">
          <w:rPr>
            <w:rFonts w:eastAsia="MS Mincho" w:cstheme="minorHAnsi"/>
            <w:b/>
            <w:szCs w:val="22"/>
          </w:rPr>
          <w:delText xml:space="preserve">SAEs related to BMS product will be reconciled. </w:delText>
        </w:r>
      </w:del>
    </w:p>
    <w:p w14:paraId="7DA00A33" w14:textId="2B0A5B1F" w:rsidR="00B00334" w:rsidRPr="000077A4" w:rsidDel="007B58A8" w:rsidRDefault="00B00334" w:rsidP="00B00334">
      <w:pPr>
        <w:spacing w:after="0"/>
        <w:rPr>
          <w:del w:id="55" w:author="Bhargava, Akanksha" w:date="2020-12-07T21:15:00Z"/>
          <w:rFonts w:eastAsia="MS Mincho" w:cstheme="minorHAnsi"/>
          <w:b/>
          <w:szCs w:val="22"/>
        </w:rPr>
      </w:pPr>
      <w:del w:id="56" w:author="Bhargava, Akanksha" w:date="2020-12-07T21:15:00Z">
        <w:r w:rsidRPr="000077A4" w:rsidDel="007B58A8">
          <w:rPr>
            <w:rFonts w:eastAsia="MS Mincho" w:cstheme="minorHAnsi"/>
            <w:b/>
            <w:szCs w:val="22"/>
          </w:rPr>
          <w:delText xml:space="preserve">After completion of a scheduled reconciliation, the </w:delText>
        </w:r>
        <w:r w:rsidR="00481427" w:rsidRPr="000077A4" w:rsidDel="007B58A8">
          <w:rPr>
            <w:rFonts w:eastAsia="MS Mincho" w:cstheme="minorHAnsi"/>
            <w:b/>
            <w:szCs w:val="22"/>
          </w:rPr>
          <w:delText>AE-</w:delText>
        </w:r>
        <w:r w:rsidRPr="000077A4" w:rsidDel="007B58A8">
          <w:rPr>
            <w:rFonts w:eastAsia="MS Mincho" w:cstheme="minorHAnsi"/>
            <w:b/>
            <w:szCs w:val="22"/>
          </w:rPr>
          <w:delText>SAE reconciliation is finalized and all required signatures from Syneos Health and BMS will be obtained.  The documentation will be filed in the Electronic Trial Master File (e-TMF) by data manager.</w:delText>
        </w:r>
      </w:del>
    </w:p>
    <w:p w14:paraId="39409F7D" w14:textId="77777777" w:rsidR="007B58A8" w:rsidRPr="000077A4" w:rsidRDefault="007B58A8" w:rsidP="000077A4">
      <w:pPr>
        <w:spacing w:after="0"/>
        <w:rPr>
          <w:rFonts w:eastAsia="MS Mincho" w:cstheme="minorHAnsi"/>
          <w:szCs w:val="22"/>
        </w:rPr>
      </w:pPr>
    </w:p>
    <w:p w14:paraId="7F334DD5" w14:textId="32D03E20" w:rsidR="007B58A8" w:rsidRPr="000077A4" w:rsidRDefault="007B58A8" w:rsidP="000077A4">
      <w:pPr>
        <w:spacing w:after="0"/>
        <w:rPr>
          <w:rFonts w:eastAsia="MS Mincho" w:cstheme="minorHAnsi"/>
          <w:szCs w:val="22"/>
        </w:rPr>
      </w:pPr>
      <w:r w:rsidRPr="000077A4">
        <w:rPr>
          <w:rFonts w:eastAsia="MS Mincho" w:cstheme="minorHAnsi"/>
          <w:szCs w:val="22"/>
        </w:rPr>
        <w:t xml:space="preserve">For all SAEs received from 01Oct2020, </w:t>
      </w:r>
    </w:p>
    <w:p w14:paraId="6E3DE9E6" w14:textId="77777777" w:rsidR="007B58A8" w:rsidRPr="000077A4" w:rsidRDefault="007B58A8" w:rsidP="000077A4">
      <w:pPr>
        <w:spacing w:after="0"/>
        <w:rPr>
          <w:rFonts w:eastAsia="MS Mincho" w:cstheme="minorHAnsi"/>
          <w:szCs w:val="22"/>
        </w:rPr>
      </w:pPr>
    </w:p>
    <w:p w14:paraId="1FE724EB" w14:textId="6C0FF93E" w:rsidR="007B58A8" w:rsidRPr="000077A4" w:rsidDel="00C66F86" w:rsidRDefault="007B58A8" w:rsidP="00C66F86">
      <w:pPr>
        <w:spacing w:after="0"/>
        <w:rPr>
          <w:ins w:id="57" w:author="Bhargava, Akanksha" w:date="2020-12-07T21:15:00Z"/>
          <w:del w:id="58" w:author="Khatib, Mahnaaz" w:date="2020-12-08T10:36:00Z"/>
          <w:rFonts w:eastAsia="MS Mincho" w:cstheme="minorHAnsi"/>
          <w:szCs w:val="22"/>
        </w:rPr>
      </w:pPr>
      <w:r w:rsidRPr="000077A4">
        <w:rPr>
          <w:rFonts w:eastAsia="MS Mincho" w:cstheme="minorHAnsi"/>
          <w:szCs w:val="22"/>
        </w:rPr>
        <w:t xml:space="preserve">- </w:t>
      </w:r>
      <w:ins w:id="59" w:author="Bhargava, Akanksha" w:date="2020-12-07T21:15:00Z">
        <w:del w:id="60" w:author="Khatib, Mahnaaz" w:date="2020-12-08T10:36:00Z">
          <w:r w:rsidRPr="000077A4" w:rsidDel="00C66F86">
            <w:rPr>
              <w:rFonts w:eastAsia="MS Mincho" w:cstheme="minorHAnsi"/>
              <w:szCs w:val="22"/>
            </w:rPr>
            <w:delText>- Syneos Health Safety tracks the SAE in the Syneos Safety tracking database</w:delText>
          </w:r>
        </w:del>
      </w:ins>
    </w:p>
    <w:p w14:paraId="01800C90" w14:textId="55265A0A" w:rsidR="007B58A8" w:rsidRPr="000077A4" w:rsidRDefault="007B58A8" w:rsidP="00CE796D">
      <w:pPr>
        <w:spacing w:after="0"/>
        <w:rPr>
          <w:ins w:id="61" w:author="Bhargava, Akanksha" w:date="2020-12-07T21:15:00Z"/>
          <w:rFonts w:eastAsia="MS Mincho" w:cstheme="minorHAnsi"/>
          <w:szCs w:val="22"/>
        </w:rPr>
      </w:pPr>
      <w:ins w:id="62" w:author="Bhargava, Akanksha" w:date="2020-12-07T21:15:00Z">
        <w:del w:id="63" w:author="Khatib, Mahnaaz" w:date="2020-12-08T10:36:00Z">
          <w:r w:rsidRPr="000077A4" w:rsidDel="00C66F86">
            <w:rPr>
              <w:rFonts w:eastAsia="MS Mincho" w:cstheme="minorHAnsi"/>
              <w:szCs w:val="22"/>
            </w:rPr>
            <w:delText>- Syneos Health Safety reports the SAE to BMS WWPS by email, providing Syneos Health reference number.</w:delText>
          </w:r>
        </w:del>
      </w:ins>
    </w:p>
    <w:p w14:paraId="7D4A8AE7" w14:textId="6684BF8D" w:rsidR="00CE796D" w:rsidRPr="000077A4" w:rsidRDefault="007B58A8" w:rsidP="00CE796D">
      <w:pPr>
        <w:spacing w:after="0"/>
        <w:rPr>
          <w:rFonts w:eastAsia="MS Mincho" w:cstheme="minorHAnsi"/>
          <w:szCs w:val="22"/>
        </w:rPr>
      </w:pPr>
      <w:ins w:id="64" w:author="Bhargava, Akanksha" w:date="2020-12-07T21:15:00Z">
        <w:del w:id="65" w:author="Khatib, Mahnaaz" w:date="2020-12-08T10:37:00Z">
          <w:r w:rsidRPr="000077A4" w:rsidDel="00C66F86">
            <w:rPr>
              <w:rFonts w:eastAsia="MS Mincho" w:cstheme="minorHAnsi"/>
              <w:szCs w:val="22"/>
            </w:rPr>
            <w:delText xml:space="preserve">- </w:delText>
          </w:r>
        </w:del>
        <w:r w:rsidRPr="000077A4">
          <w:rPr>
            <w:rFonts w:eastAsia="MS Mincho" w:cstheme="minorHAnsi"/>
            <w:szCs w:val="22"/>
          </w:rPr>
          <w:t xml:space="preserve">SAE reconciliation </w:t>
        </w:r>
      </w:ins>
      <w:ins w:id="66" w:author="Khatib, Mahnaaz" w:date="2020-12-08T10:46:00Z">
        <w:r w:rsidR="00CE796D">
          <w:rPr>
            <w:rFonts w:eastAsia="MS Mincho" w:cstheme="minorHAnsi"/>
            <w:szCs w:val="22"/>
          </w:rPr>
          <w:t>will be</w:t>
        </w:r>
      </w:ins>
      <w:ins w:id="67" w:author="Bhargava, Akanksha" w:date="2020-12-07T21:15:00Z">
        <w:del w:id="68" w:author="Khatib, Mahnaaz" w:date="2020-12-08T10:46:00Z">
          <w:r w:rsidRPr="000077A4" w:rsidDel="00CE796D">
            <w:rPr>
              <w:rFonts w:eastAsia="MS Mincho" w:cstheme="minorHAnsi"/>
              <w:szCs w:val="22"/>
            </w:rPr>
            <w:delText>is</w:delText>
          </w:r>
        </w:del>
        <w:r w:rsidRPr="000077A4">
          <w:rPr>
            <w:rFonts w:eastAsia="MS Mincho" w:cstheme="minorHAnsi"/>
            <w:szCs w:val="22"/>
          </w:rPr>
          <w:t xml:space="preserve"> performed between BMS WWPS and </w:t>
        </w:r>
        <w:proofErr w:type="spellStart"/>
        <w:r w:rsidRPr="000077A4">
          <w:rPr>
            <w:rFonts w:eastAsia="MS Mincho" w:cstheme="minorHAnsi"/>
            <w:szCs w:val="22"/>
          </w:rPr>
          <w:t>Syneos</w:t>
        </w:r>
        <w:proofErr w:type="spellEnd"/>
        <w:r w:rsidRPr="000077A4">
          <w:rPr>
            <w:rFonts w:eastAsia="MS Mincho" w:cstheme="minorHAnsi"/>
            <w:szCs w:val="22"/>
          </w:rPr>
          <w:t xml:space="preserve"> Health Safety on a monthly basis. BMS WWPS provides a listing containing all received SAEs, with </w:t>
        </w:r>
        <w:proofErr w:type="spellStart"/>
        <w:r w:rsidRPr="000077A4">
          <w:rPr>
            <w:rFonts w:eastAsia="MS Mincho" w:cstheme="minorHAnsi"/>
            <w:szCs w:val="22"/>
          </w:rPr>
          <w:t>Syneos</w:t>
        </w:r>
        <w:proofErr w:type="spellEnd"/>
        <w:r w:rsidRPr="000077A4">
          <w:rPr>
            <w:rFonts w:eastAsia="MS Mincho" w:cstheme="minorHAnsi"/>
            <w:szCs w:val="22"/>
          </w:rPr>
          <w:t xml:space="preserve"> Health references numbers and BMS receipt dates for each log line. </w:t>
        </w:r>
        <w:proofErr w:type="spellStart"/>
        <w:r w:rsidRPr="000077A4">
          <w:rPr>
            <w:rFonts w:eastAsia="MS Mincho" w:cstheme="minorHAnsi"/>
            <w:szCs w:val="22"/>
          </w:rPr>
          <w:t>Syneos</w:t>
        </w:r>
        <w:proofErr w:type="spellEnd"/>
        <w:r w:rsidRPr="000077A4">
          <w:rPr>
            <w:rFonts w:eastAsia="MS Mincho" w:cstheme="minorHAnsi"/>
            <w:szCs w:val="22"/>
          </w:rPr>
          <w:t xml:space="preserve"> Health Safety reconciles against its own listing to confirm BMS WWPS received all provided SAE reports for the concerned period, any discrepancies will be discussed and resolved.</w:t>
        </w:r>
      </w:ins>
      <w:ins w:id="69" w:author="Khatib, Mahnaaz" w:date="2020-12-08T10:44:00Z">
        <w:r w:rsidR="00CE796D">
          <w:rPr>
            <w:rFonts w:eastAsia="MS Mincho" w:cstheme="minorHAnsi"/>
            <w:szCs w:val="22"/>
          </w:rPr>
          <w:t xml:space="preserve"> </w:t>
        </w:r>
      </w:ins>
      <w:r w:rsidR="00CE796D" w:rsidRPr="000077A4">
        <w:rPr>
          <w:rFonts w:eastAsia="MS Mincho" w:cstheme="minorHAnsi"/>
          <w:szCs w:val="22"/>
        </w:rPr>
        <w:t xml:space="preserve">Case Level Reconciliation will no longer reconcile </w:t>
      </w:r>
      <w:proofErr w:type="gramStart"/>
      <w:r w:rsidR="00CE796D" w:rsidRPr="000077A4">
        <w:rPr>
          <w:rFonts w:eastAsia="MS Mincho" w:cstheme="minorHAnsi"/>
          <w:szCs w:val="22"/>
        </w:rPr>
        <w:t>all of</w:t>
      </w:r>
      <w:proofErr w:type="gramEnd"/>
      <w:r w:rsidR="00CE796D" w:rsidRPr="000077A4">
        <w:rPr>
          <w:rFonts w:eastAsia="MS Mincho" w:cstheme="minorHAnsi"/>
          <w:szCs w:val="22"/>
        </w:rPr>
        <w:t xml:space="preserve"> the SAE data against the EDC, only the Receipt of Reports will be reconciled</w:t>
      </w:r>
      <w:ins w:id="70" w:author="Khatib, Mahnaaz" w:date="2020-12-08T10:44:00Z">
        <w:r w:rsidR="00CE796D">
          <w:rPr>
            <w:rFonts w:eastAsia="MS Mincho" w:cstheme="minorHAnsi"/>
            <w:szCs w:val="22"/>
          </w:rPr>
          <w:t xml:space="preserve">. </w:t>
        </w:r>
      </w:ins>
      <w:r w:rsidR="00CE796D" w:rsidRPr="000077A4">
        <w:rPr>
          <w:rFonts w:eastAsia="MS Mincho" w:cstheme="minorHAnsi"/>
          <w:szCs w:val="22"/>
        </w:rPr>
        <w:t>Data Fields on the Reconciliation Report that will be used in facilitating Case Level Reconciliation include: Safety Receipt Date, Patient ID, Site ID or Cross Reference Numbers</w:t>
      </w:r>
      <w:r w:rsidR="00D10A89">
        <w:rPr>
          <w:rFonts w:eastAsia="MS Mincho" w:cstheme="minorHAnsi"/>
          <w:szCs w:val="22"/>
        </w:rPr>
        <w:t>.</w:t>
      </w:r>
    </w:p>
    <w:p w14:paraId="286EA4D7" w14:textId="6B02A924" w:rsidR="007B58A8" w:rsidRPr="000077A4" w:rsidRDefault="007B58A8" w:rsidP="000077A4">
      <w:pPr>
        <w:spacing w:after="0"/>
        <w:rPr>
          <w:ins w:id="71" w:author="Bhargava, Akanksha" w:date="2020-12-07T21:15:00Z"/>
          <w:rFonts w:eastAsia="MS Mincho" w:cstheme="minorHAnsi"/>
          <w:szCs w:val="22"/>
        </w:rPr>
      </w:pPr>
      <w:ins w:id="72" w:author="Bhargava, Akanksha" w:date="2020-12-07T21:15:00Z">
        <w:r w:rsidRPr="000077A4">
          <w:rPr>
            <w:rFonts w:eastAsia="MS Mincho" w:cstheme="minorHAnsi"/>
            <w:szCs w:val="22"/>
          </w:rPr>
          <w:t xml:space="preserve">   </w:t>
        </w:r>
      </w:ins>
    </w:p>
    <w:p w14:paraId="7FB44D05" w14:textId="77777777" w:rsidR="00B00334" w:rsidRPr="00B00334" w:rsidRDefault="00B00334" w:rsidP="00B00334">
      <w:pPr>
        <w:spacing w:after="0"/>
        <w:rPr>
          <w:rFonts w:ascii="Times New Roman" w:eastAsia="MS Mincho" w:hAnsi="Times New Roman"/>
          <w:sz w:val="20"/>
          <w:szCs w:val="20"/>
        </w:rPr>
      </w:pPr>
    </w:p>
    <w:p w14:paraId="42FBBAD1" w14:textId="77777777" w:rsidR="00B00334" w:rsidRPr="00B00334" w:rsidRDefault="00B00334" w:rsidP="00B00334">
      <w:pPr>
        <w:spacing w:after="0"/>
        <w:rPr>
          <w:rFonts w:ascii="Times New Roman" w:eastAsia="MS Mincho" w:hAnsi="Times New Roman"/>
          <w:sz w:val="20"/>
          <w:szCs w:val="20"/>
        </w:rPr>
      </w:pPr>
    </w:p>
    <w:p w14:paraId="4E3AC375" w14:textId="77777777" w:rsidR="00B00334" w:rsidRPr="00B00334" w:rsidRDefault="00B00334" w:rsidP="00B00334">
      <w:pPr>
        <w:spacing w:after="0"/>
        <w:rPr>
          <w:rFonts w:ascii="Times New Roman" w:eastAsia="MS Mincho" w:hAnsi="Times New Roman"/>
          <w:sz w:val="20"/>
          <w:szCs w:val="20"/>
        </w:rPr>
      </w:pPr>
    </w:p>
    <w:p w14:paraId="3F69500C" w14:textId="77777777" w:rsidR="00B00334" w:rsidRPr="00B00334" w:rsidRDefault="00B00334" w:rsidP="00B00334">
      <w:pPr>
        <w:spacing w:after="0"/>
        <w:rPr>
          <w:rFonts w:ascii="Times New Roman" w:eastAsia="MS Mincho" w:hAnsi="Times New Roman"/>
          <w:sz w:val="20"/>
          <w:szCs w:val="20"/>
        </w:rPr>
      </w:pPr>
    </w:p>
    <w:p w14:paraId="4630AF74" w14:textId="77777777" w:rsidR="00B00334" w:rsidRPr="00B00334" w:rsidRDefault="00B00334" w:rsidP="00B00334">
      <w:pPr>
        <w:spacing w:after="0"/>
        <w:rPr>
          <w:rFonts w:ascii="Times New Roman" w:eastAsia="MS Mincho" w:hAnsi="Times New Roman" w:cstheme="minorHAnsi"/>
          <w:sz w:val="20"/>
          <w:szCs w:val="20"/>
        </w:rPr>
      </w:pPr>
    </w:p>
    <w:p w14:paraId="54C7DFD6" w14:textId="77777777" w:rsidR="00B00334" w:rsidRPr="00B00334" w:rsidRDefault="00B00334" w:rsidP="00B00334">
      <w:pPr>
        <w:spacing w:after="0"/>
        <w:rPr>
          <w:rFonts w:ascii="Times New Roman" w:eastAsia="MS Mincho" w:hAnsi="Times New Roman" w:cstheme="minorHAnsi"/>
          <w:i/>
          <w:sz w:val="20"/>
          <w:szCs w:val="20"/>
        </w:rPr>
      </w:pPr>
    </w:p>
    <w:p w14:paraId="12E307C3" w14:textId="77777777" w:rsidR="00B00334" w:rsidRPr="00B00334" w:rsidRDefault="00B00334" w:rsidP="00B00334">
      <w:pPr>
        <w:spacing w:after="0"/>
        <w:rPr>
          <w:rFonts w:ascii="Times New Roman" w:eastAsia="MS Mincho" w:hAnsi="Times New Roman" w:cstheme="minorHAnsi"/>
          <w:i/>
          <w:sz w:val="20"/>
          <w:szCs w:val="20"/>
        </w:rPr>
      </w:pPr>
    </w:p>
    <w:p w14:paraId="2AAD7059" w14:textId="77777777" w:rsidR="00B00334" w:rsidRPr="00B00334" w:rsidRDefault="00B00334" w:rsidP="00B00334">
      <w:pPr>
        <w:spacing w:after="0"/>
        <w:rPr>
          <w:rFonts w:ascii="Times New Roman" w:eastAsia="MS Mincho" w:hAnsi="Times New Roman" w:cstheme="minorHAnsi"/>
          <w:i/>
          <w:sz w:val="20"/>
          <w:szCs w:val="20"/>
        </w:rPr>
      </w:pPr>
    </w:p>
    <w:p w14:paraId="5ABBDC20" w14:textId="77777777" w:rsidR="00B00334" w:rsidRPr="00B00334" w:rsidRDefault="00B00334" w:rsidP="00B00334">
      <w:pPr>
        <w:spacing w:after="0"/>
        <w:rPr>
          <w:rFonts w:ascii="Times New Roman" w:eastAsia="MS Mincho" w:hAnsi="Times New Roman" w:cstheme="minorHAnsi"/>
          <w:i/>
          <w:sz w:val="20"/>
          <w:szCs w:val="20"/>
        </w:rPr>
      </w:pPr>
    </w:p>
    <w:p w14:paraId="160543DC" w14:textId="31E193DC" w:rsidR="00C57A05" w:rsidRDefault="00C66F86" w:rsidP="00B00334">
      <w:pPr>
        <w:rPr>
          <w:rFonts w:cstheme="minorHAnsi"/>
          <w:i/>
        </w:rPr>
      </w:pPr>
      <w:r w:rsidRPr="00B00334">
        <w:rPr>
          <w:rFonts w:ascii="Times New Roman" w:eastAsia="MS Mincho" w:hAnsi="Times New Roman"/>
          <w:sz w:val="20"/>
          <w:szCs w:val="20"/>
        </w:rPr>
        <w:object w:dxaOrig="9126" w:dyaOrig="11310" w14:anchorId="2BF714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03.3pt;height:602.5pt" o:ole="">
            <v:imagedata r:id="rId17" o:title=""/>
          </v:shape>
          <o:OLEObject Type="Embed" ProgID="Visio.Drawing.11" ShapeID="_x0000_i1026" DrawAspect="Content" ObjectID="_1669457340" r:id="rId18"/>
        </w:object>
      </w:r>
    </w:p>
    <w:p w14:paraId="160543F4" w14:textId="31F9161A" w:rsidR="00C57A05" w:rsidRDefault="00C57A05" w:rsidP="00DD5A62">
      <w:pPr>
        <w:rPr>
          <w:rFonts w:cstheme="minorHAnsi"/>
          <w:i/>
        </w:rPr>
      </w:pPr>
    </w:p>
    <w:p w14:paraId="3BD1C06F" w14:textId="01C395D9" w:rsidR="00CE796D" w:rsidRDefault="00CE796D" w:rsidP="00DD5A62">
      <w:pPr>
        <w:rPr>
          <w:rFonts w:cstheme="minorHAnsi"/>
          <w:i/>
        </w:rPr>
      </w:pPr>
    </w:p>
    <w:p w14:paraId="475868AB" w14:textId="66B17CA8" w:rsidR="00CE796D" w:rsidRDefault="00CE796D" w:rsidP="00DD5A62">
      <w:pPr>
        <w:rPr>
          <w:rFonts w:cstheme="minorHAnsi"/>
          <w:i/>
        </w:rPr>
      </w:pPr>
    </w:p>
    <w:p w14:paraId="420814F8" w14:textId="77777777" w:rsidR="00CE796D" w:rsidRDefault="00CE796D" w:rsidP="00DD5A62">
      <w:pPr>
        <w:rPr>
          <w:rFonts w:cstheme="minorHAnsi"/>
          <w:i/>
        </w:rPr>
      </w:pPr>
    </w:p>
    <w:p w14:paraId="160543F5" w14:textId="77777777" w:rsidR="00C57A05" w:rsidRPr="008F52E8" w:rsidRDefault="00C57A05" w:rsidP="00F87896">
      <w:pPr>
        <w:pStyle w:val="Heading2"/>
      </w:pPr>
      <w:bookmarkStart w:id="73" w:name="_Toc58316626"/>
      <w:r w:rsidRPr="008F52E8">
        <w:t xml:space="preserve">STUDY-SPECIFIC </w:t>
      </w:r>
      <w:r>
        <w:t>Document History</w:t>
      </w:r>
      <w:bookmarkEnd w:id="73"/>
    </w:p>
    <w:p w14:paraId="160543F7" w14:textId="77777777" w:rsidR="00C57A05" w:rsidRDefault="00C57A05" w:rsidP="00C57A05">
      <w:pPr>
        <w:suppressAutoHyphens/>
        <w:rPr>
          <w:rFonts w:cstheme="minorHAnsi"/>
          <w:spacing w:val="-3"/>
        </w:rPr>
      </w:pPr>
    </w:p>
    <w:tbl>
      <w:tblPr>
        <w:tblStyle w:val="LightGrid1"/>
        <w:tblW w:w="9468" w:type="dxa"/>
        <w:tblLook w:val="0600" w:firstRow="0" w:lastRow="0" w:firstColumn="0" w:lastColumn="0" w:noHBand="1" w:noVBand="1"/>
      </w:tblPr>
      <w:tblGrid>
        <w:gridCol w:w="2128"/>
        <w:gridCol w:w="2017"/>
        <w:gridCol w:w="2017"/>
        <w:gridCol w:w="3306"/>
      </w:tblGrid>
      <w:tr w:rsidR="00C57A05" w:rsidRPr="00BB60D2" w14:paraId="160543FC" w14:textId="77777777" w:rsidTr="00755A4F">
        <w:trPr>
          <w:trHeight w:val="431"/>
        </w:trPr>
        <w:tc>
          <w:tcPr>
            <w:tcW w:w="2128" w:type="dxa"/>
            <w:shd w:val="clear" w:color="auto" w:fill="95B3D7" w:themeFill="accent1" w:themeFillTint="99"/>
            <w:vAlign w:val="center"/>
          </w:tcPr>
          <w:p w14:paraId="160543F8" w14:textId="77777777" w:rsidR="00C57A05" w:rsidRPr="008724A5" w:rsidRDefault="00C57A05" w:rsidP="00755A4F">
            <w:pPr>
              <w:spacing w:after="0"/>
              <w:jc w:val="center"/>
              <w:rPr>
                <w:rFonts w:cstheme="minorHAnsi"/>
                <w:b/>
                <w:bCs/>
                <w:smallCaps/>
                <w:sz w:val="20"/>
                <w:szCs w:val="20"/>
              </w:rPr>
            </w:pPr>
            <w:r w:rsidRPr="008724A5">
              <w:rPr>
                <w:rFonts w:cstheme="minorHAnsi"/>
                <w:b/>
                <w:bCs/>
                <w:smallCaps/>
                <w:sz w:val="20"/>
                <w:szCs w:val="20"/>
              </w:rPr>
              <w:t>Version</w:t>
            </w:r>
          </w:p>
        </w:tc>
        <w:tc>
          <w:tcPr>
            <w:tcW w:w="2017" w:type="dxa"/>
            <w:shd w:val="clear" w:color="auto" w:fill="95B3D7" w:themeFill="accent1" w:themeFillTint="99"/>
            <w:vAlign w:val="center"/>
          </w:tcPr>
          <w:p w14:paraId="160543F9" w14:textId="77777777" w:rsidR="00C57A05" w:rsidRPr="008724A5" w:rsidRDefault="00C57A05" w:rsidP="00755A4F">
            <w:pPr>
              <w:spacing w:after="0"/>
              <w:jc w:val="center"/>
              <w:rPr>
                <w:rFonts w:cstheme="minorHAnsi"/>
                <w:b/>
                <w:bCs/>
                <w:smallCaps/>
                <w:sz w:val="20"/>
                <w:szCs w:val="20"/>
              </w:rPr>
            </w:pPr>
            <w:r w:rsidRPr="008724A5">
              <w:rPr>
                <w:rFonts w:cstheme="minorHAnsi"/>
                <w:b/>
                <w:bCs/>
                <w:smallCaps/>
                <w:sz w:val="20"/>
                <w:szCs w:val="20"/>
              </w:rPr>
              <w:t>Date</w:t>
            </w:r>
          </w:p>
        </w:tc>
        <w:tc>
          <w:tcPr>
            <w:tcW w:w="2017" w:type="dxa"/>
            <w:shd w:val="clear" w:color="auto" w:fill="95B3D7" w:themeFill="accent1" w:themeFillTint="99"/>
            <w:vAlign w:val="center"/>
          </w:tcPr>
          <w:p w14:paraId="160543FA" w14:textId="77777777" w:rsidR="00C57A05" w:rsidRPr="008724A5" w:rsidRDefault="00C57A05" w:rsidP="00755A4F">
            <w:pPr>
              <w:spacing w:after="0"/>
              <w:jc w:val="center"/>
              <w:rPr>
                <w:rFonts w:cstheme="minorHAnsi"/>
                <w:b/>
                <w:bCs/>
                <w:smallCaps/>
                <w:sz w:val="20"/>
                <w:szCs w:val="20"/>
              </w:rPr>
            </w:pPr>
            <w:r w:rsidRPr="008724A5">
              <w:rPr>
                <w:rFonts w:cstheme="minorHAnsi"/>
                <w:b/>
                <w:bCs/>
                <w:smallCaps/>
                <w:sz w:val="20"/>
                <w:szCs w:val="20"/>
              </w:rPr>
              <w:t>Author</w:t>
            </w:r>
          </w:p>
        </w:tc>
        <w:tc>
          <w:tcPr>
            <w:tcW w:w="3306" w:type="dxa"/>
            <w:shd w:val="clear" w:color="auto" w:fill="95B3D7" w:themeFill="accent1" w:themeFillTint="99"/>
            <w:vAlign w:val="center"/>
          </w:tcPr>
          <w:p w14:paraId="160543FB" w14:textId="77777777" w:rsidR="00C57A05" w:rsidRPr="008724A5" w:rsidRDefault="00C57A05" w:rsidP="00755A4F">
            <w:pPr>
              <w:spacing w:after="0"/>
              <w:jc w:val="center"/>
              <w:rPr>
                <w:rFonts w:cstheme="minorHAnsi"/>
                <w:b/>
                <w:bCs/>
                <w:smallCaps/>
                <w:sz w:val="20"/>
                <w:szCs w:val="20"/>
              </w:rPr>
            </w:pPr>
            <w:r w:rsidRPr="008724A5">
              <w:rPr>
                <w:rFonts w:cstheme="minorHAnsi"/>
                <w:b/>
                <w:bCs/>
                <w:smallCaps/>
                <w:sz w:val="20"/>
                <w:szCs w:val="20"/>
              </w:rPr>
              <w:t>Description</w:t>
            </w:r>
          </w:p>
        </w:tc>
      </w:tr>
      <w:tr w:rsidR="00DD0DA1" w:rsidRPr="002B053E" w14:paraId="16054401" w14:textId="77777777" w:rsidTr="00755A4F">
        <w:trPr>
          <w:trHeight w:val="461"/>
        </w:trPr>
        <w:tc>
          <w:tcPr>
            <w:tcW w:w="2128" w:type="dxa"/>
            <w:shd w:val="clear" w:color="auto" w:fill="DBE5F1" w:themeFill="accent1" w:themeFillTint="33"/>
            <w:vAlign w:val="center"/>
          </w:tcPr>
          <w:p w14:paraId="160543FD" w14:textId="0F3BA603" w:rsidR="00DD0DA1" w:rsidRPr="001C53DD" w:rsidRDefault="00DD0DA1" w:rsidP="00DD0DA1">
            <w:pPr>
              <w:spacing w:after="0"/>
              <w:jc w:val="center"/>
              <w:rPr>
                <w:rFonts w:cstheme="minorHAnsi"/>
              </w:rPr>
            </w:pPr>
            <w:r>
              <w:rPr>
                <w:rFonts w:cstheme="minorHAnsi"/>
              </w:rPr>
              <w:t>1.0</w:t>
            </w:r>
          </w:p>
        </w:tc>
        <w:tc>
          <w:tcPr>
            <w:tcW w:w="2017" w:type="dxa"/>
            <w:vAlign w:val="center"/>
          </w:tcPr>
          <w:p w14:paraId="160543FE" w14:textId="7E5C76CF" w:rsidR="00DD0DA1" w:rsidRPr="002B053E" w:rsidRDefault="00DD0DA1" w:rsidP="00DD0DA1">
            <w:pPr>
              <w:spacing w:after="0"/>
              <w:jc w:val="center"/>
              <w:rPr>
                <w:rFonts w:cstheme="minorHAnsi"/>
              </w:rPr>
            </w:pPr>
            <w:r>
              <w:rPr>
                <w:rFonts w:cstheme="minorHAnsi"/>
              </w:rPr>
              <w:t>24-April-2017</w:t>
            </w:r>
          </w:p>
        </w:tc>
        <w:tc>
          <w:tcPr>
            <w:tcW w:w="2017" w:type="dxa"/>
            <w:vAlign w:val="center"/>
          </w:tcPr>
          <w:p w14:paraId="160543FF" w14:textId="07EA8872" w:rsidR="00DD0DA1" w:rsidRPr="002B053E" w:rsidRDefault="00DD0DA1" w:rsidP="00DD0DA1">
            <w:pPr>
              <w:spacing w:after="0"/>
              <w:jc w:val="center"/>
              <w:rPr>
                <w:rFonts w:cstheme="minorHAnsi"/>
              </w:rPr>
            </w:pPr>
            <w:r>
              <w:rPr>
                <w:rFonts w:cstheme="minorHAnsi"/>
              </w:rPr>
              <w:t xml:space="preserve">BMS GPV&amp;E &amp; </w:t>
            </w:r>
            <w:proofErr w:type="spellStart"/>
            <w:r>
              <w:rPr>
                <w:rFonts w:cstheme="minorHAnsi"/>
              </w:rPr>
              <w:t>Syneos</w:t>
            </w:r>
            <w:proofErr w:type="spellEnd"/>
          </w:p>
        </w:tc>
        <w:tc>
          <w:tcPr>
            <w:tcW w:w="3306" w:type="dxa"/>
            <w:vAlign w:val="center"/>
          </w:tcPr>
          <w:p w14:paraId="16054400" w14:textId="362F0D26" w:rsidR="00DD0DA1" w:rsidRPr="002B053E" w:rsidRDefault="00DD0DA1" w:rsidP="00DD0DA1">
            <w:pPr>
              <w:spacing w:after="0"/>
              <w:jc w:val="center"/>
              <w:rPr>
                <w:rFonts w:cstheme="minorHAnsi"/>
              </w:rPr>
            </w:pPr>
            <w:r>
              <w:rPr>
                <w:rFonts w:cstheme="minorHAnsi"/>
              </w:rPr>
              <w:t>Initial AE/SAE Management Plan</w:t>
            </w:r>
          </w:p>
        </w:tc>
      </w:tr>
      <w:tr w:rsidR="00DD0DA1" w:rsidRPr="002B053E" w14:paraId="16054406" w14:textId="77777777" w:rsidTr="00755A4F">
        <w:trPr>
          <w:trHeight w:val="461"/>
        </w:trPr>
        <w:tc>
          <w:tcPr>
            <w:tcW w:w="2128" w:type="dxa"/>
            <w:shd w:val="clear" w:color="auto" w:fill="DBE5F1" w:themeFill="accent1" w:themeFillTint="33"/>
            <w:vAlign w:val="center"/>
          </w:tcPr>
          <w:p w14:paraId="16054402" w14:textId="46183270" w:rsidR="00DD0DA1" w:rsidRPr="001C53DD" w:rsidRDefault="00DD0DA1" w:rsidP="00DD0DA1">
            <w:pPr>
              <w:spacing w:after="0"/>
              <w:jc w:val="center"/>
              <w:rPr>
                <w:rFonts w:cstheme="minorHAnsi"/>
              </w:rPr>
            </w:pPr>
            <w:r>
              <w:rPr>
                <w:rFonts w:cstheme="minorHAnsi"/>
              </w:rPr>
              <w:t>2.0</w:t>
            </w:r>
          </w:p>
        </w:tc>
        <w:tc>
          <w:tcPr>
            <w:tcW w:w="2017" w:type="dxa"/>
            <w:vAlign w:val="center"/>
          </w:tcPr>
          <w:p w14:paraId="16054403" w14:textId="5F7D9B08" w:rsidR="00DD0DA1" w:rsidRPr="002B053E" w:rsidRDefault="00DD0DA1" w:rsidP="00DD0DA1">
            <w:pPr>
              <w:spacing w:after="0"/>
              <w:jc w:val="center"/>
              <w:rPr>
                <w:rFonts w:cstheme="minorHAnsi"/>
              </w:rPr>
            </w:pPr>
            <w:r>
              <w:rPr>
                <w:rFonts w:cstheme="minorHAnsi"/>
              </w:rPr>
              <w:t>16-December-2019</w:t>
            </w:r>
          </w:p>
        </w:tc>
        <w:tc>
          <w:tcPr>
            <w:tcW w:w="2017" w:type="dxa"/>
            <w:vAlign w:val="center"/>
          </w:tcPr>
          <w:p w14:paraId="16054404" w14:textId="0CD4BFFF" w:rsidR="00DD0DA1" w:rsidRPr="002B053E" w:rsidRDefault="00DD0DA1" w:rsidP="00DD0DA1">
            <w:pPr>
              <w:spacing w:after="0"/>
              <w:jc w:val="center"/>
              <w:rPr>
                <w:rFonts w:cstheme="minorHAnsi"/>
              </w:rPr>
            </w:pPr>
            <w:r w:rsidRPr="00442036">
              <w:t xml:space="preserve">BMS GPV&amp;E &amp; </w:t>
            </w:r>
            <w:proofErr w:type="spellStart"/>
            <w:r>
              <w:t>Syneos</w:t>
            </w:r>
            <w:proofErr w:type="spellEnd"/>
          </w:p>
        </w:tc>
        <w:tc>
          <w:tcPr>
            <w:tcW w:w="3306" w:type="dxa"/>
            <w:vAlign w:val="center"/>
          </w:tcPr>
          <w:p w14:paraId="58D6598D" w14:textId="745A3EDC" w:rsidR="00DD0DA1" w:rsidRDefault="00DD0DA1" w:rsidP="00DD0DA1">
            <w:pPr>
              <w:spacing w:after="0"/>
            </w:pPr>
            <w:r w:rsidRPr="00442036">
              <w:t xml:space="preserve">Annual revision of AE/SAE Management Plan </w:t>
            </w:r>
            <w:r>
              <w:t>on updated BMS template.</w:t>
            </w:r>
          </w:p>
          <w:p w14:paraId="0F0E2E6D" w14:textId="77777777" w:rsidR="00DD0DA1" w:rsidRDefault="00DD0DA1" w:rsidP="00DD0DA1">
            <w:pPr>
              <w:spacing w:after="0"/>
            </w:pPr>
          </w:p>
          <w:p w14:paraId="16054405" w14:textId="387A3DF5" w:rsidR="00DD0DA1" w:rsidRPr="002B053E" w:rsidRDefault="00DD0DA1" w:rsidP="00DD0DA1">
            <w:pPr>
              <w:spacing w:after="0"/>
              <w:rPr>
                <w:rFonts w:cstheme="minorHAnsi"/>
              </w:rPr>
            </w:pPr>
            <w:r w:rsidRPr="00442036">
              <w:t>Updates</w:t>
            </w:r>
            <w:r>
              <w:t xml:space="preserve"> made to process flow, S</w:t>
            </w:r>
            <w:r w:rsidRPr="00442036">
              <w:t>ection 1.4 and Contact List</w:t>
            </w:r>
            <w:r>
              <w:t>, AE/SAE sections per amended protocol, company name and safety email address</w:t>
            </w:r>
          </w:p>
        </w:tc>
      </w:tr>
      <w:tr w:rsidR="00D10A89" w:rsidRPr="002B053E" w14:paraId="51A10B55" w14:textId="77777777" w:rsidTr="00755A4F">
        <w:trPr>
          <w:trHeight w:val="461"/>
        </w:trPr>
        <w:tc>
          <w:tcPr>
            <w:tcW w:w="2128" w:type="dxa"/>
            <w:shd w:val="clear" w:color="auto" w:fill="DBE5F1" w:themeFill="accent1" w:themeFillTint="33"/>
            <w:vAlign w:val="center"/>
          </w:tcPr>
          <w:p w14:paraId="7F2975C0" w14:textId="76E0CEB5" w:rsidR="00D10A89" w:rsidRDefault="00D10A89" w:rsidP="00D10A89">
            <w:pPr>
              <w:spacing w:after="0"/>
              <w:jc w:val="center"/>
              <w:rPr>
                <w:rFonts w:cstheme="minorHAnsi"/>
              </w:rPr>
            </w:pPr>
            <w:ins w:id="74" w:author="Bhargava, Akanksha" w:date="2020-12-08T11:24:00Z">
              <w:r>
                <w:rPr>
                  <w:rFonts w:cstheme="minorHAnsi"/>
                </w:rPr>
                <w:t>2.01</w:t>
              </w:r>
            </w:ins>
          </w:p>
        </w:tc>
        <w:tc>
          <w:tcPr>
            <w:tcW w:w="2017" w:type="dxa"/>
            <w:vAlign w:val="center"/>
          </w:tcPr>
          <w:p w14:paraId="74973C4F" w14:textId="119326A8" w:rsidR="00D10A89" w:rsidRDefault="00A60675" w:rsidP="00D10A89">
            <w:pPr>
              <w:spacing w:after="0"/>
              <w:jc w:val="center"/>
              <w:rPr>
                <w:rFonts w:cstheme="minorHAnsi"/>
              </w:rPr>
            </w:pPr>
            <w:ins w:id="75" w:author="Bhargava, Akanksha" w:date="2020-12-11T14:41:00Z">
              <w:r>
                <w:rPr>
                  <w:rFonts w:cstheme="minorHAnsi"/>
                </w:rPr>
                <w:t>-2020</w:t>
              </w:r>
            </w:ins>
          </w:p>
        </w:tc>
        <w:tc>
          <w:tcPr>
            <w:tcW w:w="2017" w:type="dxa"/>
            <w:vAlign w:val="center"/>
          </w:tcPr>
          <w:p w14:paraId="68F1A2C0" w14:textId="2966DA89" w:rsidR="00D10A89" w:rsidRPr="00442036" w:rsidRDefault="00D10A89" w:rsidP="00D10A89">
            <w:pPr>
              <w:spacing w:after="0"/>
              <w:jc w:val="center"/>
            </w:pPr>
            <w:ins w:id="76" w:author="Bhargava, Akanksha" w:date="2020-12-08T11:24:00Z">
              <w:r w:rsidRPr="00442036">
                <w:t xml:space="preserve">BMS GPV&amp;E &amp; </w:t>
              </w:r>
              <w:proofErr w:type="spellStart"/>
              <w:r>
                <w:t>Syneos</w:t>
              </w:r>
            </w:ins>
            <w:proofErr w:type="spellEnd"/>
          </w:p>
        </w:tc>
        <w:tc>
          <w:tcPr>
            <w:tcW w:w="3306" w:type="dxa"/>
            <w:vAlign w:val="center"/>
          </w:tcPr>
          <w:p w14:paraId="69DA7915" w14:textId="6EF42D7A" w:rsidR="00D10A89" w:rsidRDefault="00D10A89" w:rsidP="00D10A89">
            <w:pPr>
              <w:spacing w:after="0"/>
              <w:rPr>
                <w:ins w:id="77" w:author="Bhargava, Akanksha" w:date="2020-12-08T11:24:00Z"/>
              </w:rPr>
            </w:pPr>
            <w:ins w:id="78" w:author="Bhargava, Akanksha" w:date="2020-12-08T11:24:00Z">
              <w:r>
                <w:t>Recon</w:t>
              </w:r>
            </w:ins>
            <w:ins w:id="79" w:author="Bhargava, Akanksha" w:date="2020-12-08T11:25:00Z">
              <w:r>
                <w:t xml:space="preserve">ciliation process updated and </w:t>
              </w:r>
            </w:ins>
            <w:ins w:id="80" w:author="Bhargava, Akanksha" w:date="2020-12-08T11:24:00Z">
              <w:r w:rsidRPr="00442036">
                <w:t>Annual revision of AE/SAE Management Plan</w:t>
              </w:r>
              <w:r>
                <w:t>.</w:t>
              </w:r>
            </w:ins>
          </w:p>
          <w:p w14:paraId="18FD89ED" w14:textId="77777777" w:rsidR="00D10A89" w:rsidRPr="00442036" w:rsidRDefault="00D10A89" w:rsidP="00D10A89">
            <w:pPr>
              <w:spacing w:after="0"/>
            </w:pPr>
          </w:p>
        </w:tc>
      </w:tr>
    </w:tbl>
    <w:p w14:paraId="16054407" w14:textId="77777777" w:rsidR="00790D82" w:rsidRDefault="00790D82" w:rsidP="004155AB">
      <w:pPr>
        <w:rPr>
          <w:rFonts w:cstheme="minorHAnsi"/>
        </w:rPr>
      </w:pPr>
    </w:p>
    <w:p w14:paraId="16054408" w14:textId="77777777" w:rsidR="003671CE" w:rsidRDefault="003671CE" w:rsidP="00DC62F2">
      <w:pPr>
        <w:pageBreakBefore/>
        <w:spacing w:after="240"/>
        <w:jc w:val="both"/>
        <w:rPr>
          <w:rFonts w:cstheme="minorHAnsi"/>
          <w:b/>
          <w:bCs/>
          <w:smallCaps/>
          <w:spacing w:val="40"/>
          <w:sz w:val="26"/>
          <w:szCs w:val="26"/>
          <w:u w:val="single"/>
        </w:rPr>
      </w:pPr>
    </w:p>
    <w:bookmarkStart w:id="81" w:name="_Toc346710303"/>
    <w:bookmarkStart w:id="82" w:name="_Toc346728878"/>
    <w:bookmarkStart w:id="83" w:name="_Toc58316627"/>
    <w:p w14:paraId="16054409" w14:textId="408DAABB" w:rsidR="003671CE" w:rsidRPr="00A96710" w:rsidRDefault="00C949AB" w:rsidP="00F87896">
      <w:pPr>
        <w:pStyle w:val="Heading1"/>
        <w:rPr>
          <w:szCs w:val="26"/>
        </w:rPr>
      </w:pPr>
      <w:r>
        <mc:AlternateContent>
          <mc:Choice Requires="wps">
            <w:drawing>
              <wp:anchor distT="0" distB="0" distL="114300" distR="114300" simplePos="0" relativeHeight="251707392" behindDoc="0" locked="0" layoutInCell="1" allowOverlap="1" wp14:anchorId="16054562" wp14:editId="7B4927ED">
                <wp:simplePos x="0" y="0"/>
                <wp:positionH relativeFrom="margin">
                  <wp:align>center</wp:align>
                </wp:positionH>
                <wp:positionV relativeFrom="paragraph">
                  <wp:posOffset>262890</wp:posOffset>
                </wp:positionV>
                <wp:extent cx="6661150" cy="775970"/>
                <wp:effectExtent l="14605" t="8890" r="10795" b="1524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0" cy="775970"/>
                        </a:xfrm>
                        <a:prstGeom prst="rect">
                          <a:avLst/>
                        </a:prstGeom>
                        <a:noFill/>
                        <a:ln w="12700">
                          <a:solidFill>
                            <a:schemeClr val="accent1">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ED4AF" id="Rectangle 2" o:spid="_x0000_s1026" style="position:absolute;margin-left:0;margin-top:20.7pt;width:524.5pt;height:61.1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7+rGAMAAL8GAAAOAAAAZHJzL2Uyb0RvYy54bWysVd9vmzAQfp+0/8HyOwUSAgkqqVJIpknd&#10;Vq2b9uyACdaMzWynpJv2v+9sEpp0L9PURLJ8/nH+7rvvjuubQ8vRI1WaSZHh8CrAiIpSVkzsMvz1&#10;y8abY6QNERXhUtAMP1GNb5Zv31z3XUonspG8ogqBE6HTvstwY0yX+r4uG9oSfSU7KmCzlqolBky1&#10;8ytFevDecn8SBLHfS1V1SpZUa1gthk28dP7rmpbmU11rahDPMGAzblRu3NrRX16TdKdI17DyCIP8&#10;B4qWMAGPjq4KYgjaK/aXq5aVSmpZm6tStr6sa1ZSFwNEEwYvonloSEddLECO7kaa9Ou5LT8+3ivE&#10;qgzPMBKkhRR9BtKI2HGKJpaevtMpnHro7pUNUHd3svyukZB5A6foSinZN5RUACq05/2LC9bQcBVt&#10;+w+yAu9kb6Rj6lCr1joEDtDBJeRpTAg9GFTCYhzHYTiDvJWwlySzReIy5pP0dLtT2ryjskV2kmEF&#10;2J138ninjUVD0tMR+5iQG8a5SzoXqAfIkyQI3A0tOavsrovS6o/mXKFHAsohZUmFCd05vm8hkmE9&#10;DOxvEBGsg9SG9RNKJ2PrxgG5eMGiKohuhgsVzAY3LTNQEJy1GZ6febcMr0XlkBvC+DCH6LiweKmT&#10;+hAyWAcDU7cORDoZ/loEi/V8PY+8aBKvvSgoCm+1ySMv3oTJrJgWeV6Ev22AYZQ2rKqosFycSiKM&#10;/k1yx+IcxDwWxUXgIydD5Pw1afUv0TvWgYxLJlabWZBE07kHgpp60XQdeLfzTe6t8jCOk/Vtfrt+&#10;wcTasatfh4wxVRaV3EO2H5qqRxWz+p3OFpMQgwEtyirTqgsRvoPeWhqFkZLmGzONawy2WqwPrXbb&#10;Uanz2P5dHZ55H4g4acRaY5aPsT1TBZo66ceVsq3eoQtsZfUElQwYXLlC14dJI9VPjHrooBnWP/ZE&#10;UYz4ewHdYBFGkW25zohmyQQMdb6zPd8hogRXGTYQr5vmZmjT+06xXQMvDeUn5Ao6SM1ccdvuMqAC&#10;/NaALukiOXZ024bPbXfq+buz/AMAAP//AwBQSwMEFAAGAAgAAAAhAFM+r5zgAAAACAEAAA8AAABk&#10;cnMvZG93bnJldi54bWxMj0FPwzAMhe9I/IfISFwQS8eqipWmE0IMxCQObDvAzWtNW9E4Jcm28u/x&#10;TnCz/Z6ev1csRturA/nQOTYwnSSgiCtXd9wY2G6W17egQkSusXdMBn4owKI8Pyswr92R3+iwjo2S&#10;EA45GmhjHHKtQ9WSxTBxA7Fon85bjLL6RtcejxJue32TJJm22LF8aHGgh5aqr/XeGvAb/bpaYXX1&#10;+J1tXz54Pntavj8bc3kx3t+BijTGPzOc8AUdSmHauT3XQfUGpEg0kE5TUCc1Sedy2cmUzTLQZaH/&#10;Fyh/AQAA//8DAFBLAQItABQABgAIAAAAIQC2gziS/gAAAOEBAAATAAAAAAAAAAAAAAAAAAAAAABb&#10;Q29udGVudF9UeXBlc10ueG1sUEsBAi0AFAAGAAgAAAAhADj9If/WAAAAlAEAAAsAAAAAAAAAAAAA&#10;AAAALwEAAF9yZWxzLy5yZWxzUEsBAi0AFAAGAAgAAAAhAI97v6sYAwAAvwYAAA4AAAAAAAAAAAAA&#10;AAAALgIAAGRycy9lMm9Eb2MueG1sUEsBAi0AFAAGAAgAAAAhAFM+r5zgAAAACAEAAA8AAAAAAAAA&#10;AAAAAAAAcgUAAGRycy9kb3ducmV2LnhtbFBLBQYAAAAABAAEAPMAAAB/BgAAAAA=&#10;" filled="f" fillcolor="white [3201]" strokecolor="#4f81bd [3204]" strokeweight="1pt">
                <v:stroke dashstyle="dash"/>
                <v:shadow color="#868686"/>
                <w10:wrap anchorx="margin"/>
              </v:rect>
            </w:pict>
          </mc:Fallback>
        </mc:AlternateContent>
      </w:r>
      <w:r w:rsidR="00343809" w:rsidRPr="00A96710">
        <w:rPr>
          <w:rStyle w:val="BookTitle"/>
          <w:rFonts w:asciiTheme="minorHAnsi" w:hAnsiTheme="minorHAnsi"/>
          <w:b/>
          <w:bCs/>
          <w:smallCaps w:val="0"/>
          <w:sz w:val="32"/>
        </w:rPr>
        <w:t>CORE</w:t>
      </w:r>
      <w:r w:rsidR="003671CE" w:rsidRPr="00A96710">
        <w:rPr>
          <w:rStyle w:val="BookTitle"/>
          <w:rFonts w:asciiTheme="minorHAnsi" w:hAnsiTheme="minorHAnsi"/>
          <w:b/>
          <w:bCs/>
          <w:smallCaps w:val="0"/>
          <w:sz w:val="32"/>
        </w:rPr>
        <w:t xml:space="preserve"> </w:t>
      </w:r>
      <w:r w:rsidR="00727044">
        <w:rPr>
          <w:rStyle w:val="BookTitle"/>
          <w:rFonts w:asciiTheme="minorHAnsi" w:hAnsiTheme="minorHAnsi"/>
          <w:b/>
          <w:bCs/>
          <w:smallCaps w:val="0"/>
          <w:sz w:val="32"/>
        </w:rPr>
        <w:t>AE/</w:t>
      </w:r>
      <w:r w:rsidR="003671CE" w:rsidRPr="00A96710">
        <w:rPr>
          <w:rStyle w:val="BookTitle"/>
          <w:rFonts w:asciiTheme="minorHAnsi" w:hAnsiTheme="minorHAnsi"/>
          <w:b/>
          <w:bCs/>
          <w:smallCaps w:val="0"/>
          <w:sz w:val="32"/>
        </w:rPr>
        <w:t>SAE</w:t>
      </w:r>
      <w:r w:rsidR="00343809" w:rsidRPr="00A96710">
        <w:rPr>
          <w:rStyle w:val="BookTitle"/>
          <w:rFonts w:asciiTheme="minorHAnsi" w:hAnsiTheme="minorHAnsi"/>
          <w:b/>
          <w:bCs/>
          <w:smallCaps w:val="0"/>
          <w:sz w:val="32"/>
        </w:rPr>
        <w:t xml:space="preserve"> MANAGEMENT PLAN</w:t>
      </w:r>
      <w:bookmarkEnd w:id="81"/>
      <w:bookmarkEnd w:id="82"/>
      <w:bookmarkEnd w:id="83"/>
      <w:r w:rsidR="003671CE" w:rsidRPr="00A96710">
        <w:rPr>
          <w:szCs w:val="26"/>
        </w:rPr>
        <w:br w:type="page"/>
      </w:r>
    </w:p>
    <w:p w14:paraId="1605440A" w14:textId="77777777" w:rsidR="00395385" w:rsidRDefault="00FB722A" w:rsidP="00F87896">
      <w:pPr>
        <w:pStyle w:val="Heading2"/>
      </w:pPr>
      <w:bookmarkStart w:id="84" w:name="_Toc346728879"/>
      <w:bookmarkStart w:id="85" w:name="_Toc58316628"/>
      <w:bookmarkStart w:id="86" w:name="_Toc346710304"/>
      <w:r>
        <w:lastRenderedPageBreak/>
        <w:t xml:space="preserve">CORE </w:t>
      </w:r>
      <w:r w:rsidR="00ED07B9">
        <w:t>AE/</w:t>
      </w:r>
      <w:r>
        <w:t>SAE MANAGEMENT PLAN APPROVALS</w:t>
      </w:r>
      <w:bookmarkEnd w:id="84"/>
      <w:bookmarkEnd w:id="85"/>
      <w:r>
        <w:t xml:space="preserve"> </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6228"/>
        <w:gridCol w:w="1170"/>
        <w:gridCol w:w="2250"/>
      </w:tblGrid>
      <w:tr w:rsidR="00395385" w:rsidRPr="002760A6" w14:paraId="1605440C" w14:textId="77777777" w:rsidTr="00E4341A">
        <w:trPr>
          <w:trHeight w:val="389"/>
          <w:jc w:val="center"/>
        </w:trPr>
        <w:tc>
          <w:tcPr>
            <w:tcW w:w="9648" w:type="dxa"/>
            <w:gridSpan w:val="3"/>
            <w:tcBorders>
              <w:top w:val="single" w:sz="4" w:space="0" w:color="auto"/>
              <w:bottom w:val="single" w:sz="4" w:space="0" w:color="auto"/>
            </w:tcBorders>
            <w:shd w:val="clear" w:color="auto" w:fill="95B3D7" w:themeFill="accent1" w:themeFillTint="99"/>
            <w:vAlign w:val="center"/>
          </w:tcPr>
          <w:p w14:paraId="1605440B" w14:textId="142E7AD0" w:rsidR="00395385" w:rsidRPr="00551D98" w:rsidRDefault="00DD0DA1" w:rsidP="00E4341A">
            <w:pPr>
              <w:tabs>
                <w:tab w:val="left" w:pos="0"/>
              </w:tabs>
              <w:spacing w:after="0"/>
              <w:jc w:val="center"/>
              <w:rPr>
                <w:rFonts w:cstheme="minorHAnsi"/>
                <w:smallCaps/>
                <w:sz w:val="24"/>
              </w:rPr>
            </w:pPr>
            <w:proofErr w:type="spellStart"/>
            <w:r>
              <w:rPr>
                <w:rFonts w:cstheme="minorHAnsi"/>
                <w:b/>
                <w:smallCaps/>
                <w:sz w:val="24"/>
              </w:rPr>
              <w:t>Syneos</w:t>
            </w:r>
            <w:proofErr w:type="spellEnd"/>
            <w:r>
              <w:rPr>
                <w:rFonts w:cstheme="minorHAnsi"/>
                <w:b/>
                <w:smallCaps/>
                <w:sz w:val="24"/>
              </w:rPr>
              <w:t xml:space="preserve"> health</w:t>
            </w:r>
            <w:r w:rsidR="00395385" w:rsidRPr="00551D98">
              <w:rPr>
                <w:rFonts w:cstheme="minorHAnsi"/>
                <w:b/>
                <w:smallCaps/>
                <w:sz w:val="24"/>
              </w:rPr>
              <w:t xml:space="preserve"> Approvals</w:t>
            </w:r>
          </w:p>
        </w:tc>
      </w:tr>
      <w:tr w:rsidR="00395385" w:rsidRPr="002760A6" w14:paraId="16054413" w14:textId="77777777" w:rsidTr="00E4341A">
        <w:trPr>
          <w:jc w:val="center"/>
        </w:trPr>
        <w:tc>
          <w:tcPr>
            <w:tcW w:w="6228" w:type="dxa"/>
            <w:tcBorders>
              <w:top w:val="single" w:sz="4" w:space="0" w:color="auto"/>
              <w:bottom w:val="single" w:sz="4" w:space="0" w:color="auto"/>
            </w:tcBorders>
          </w:tcPr>
          <w:p w14:paraId="1605440D" w14:textId="77777777" w:rsidR="00395385" w:rsidRPr="002760A6" w:rsidRDefault="00395385" w:rsidP="00E4341A">
            <w:pPr>
              <w:tabs>
                <w:tab w:val="left" w:pos="0"/>
              </w:tabs>
              <w:spacing w:after="0"/>
              <w:rPr>
                <w:rFonts w:cstheme="minorHAnsi"/>
                <w:sz w:val="22"/>
                <w:szCs w:val="22"/>
              </w:rPr>
            </w:pPr>
          </w:p>
          <w:p w14:paraId="1605440E" w14:textId="77777777" w:rsidR="00395385" w:rsidRDefault="00395385" w:rsidP="00E4341A">
            <w:pPr>
              <w:tabs>
                <w:tab w:val="left" w:pos="0"/>
              </w:tabs>
              <w:spacing w:after="0"/>
              <w:rPr>
                <w:rFonts w:cstheme="minorHAnsi"/>
                <w:sz w:val="22"/>
                <w:szCs w:val="22"/>
              </w:rPr>
            </w:pPr>
          </w:p>
          <w:p w14:paraId="1605440F" w14:textId="77777777" w:rsidR="00395385" w:rsidRDefault="00395385" w:rsidP="00E4341A">
            <w:pPr>
              <w:tabs>
                <w:tab w:val="left" w:pos="0"/>
              </w:tabs>
              <w:spacing w:after="0"/>
              <w:rPr>
                <w:rFonts w:cstheme="minorHAnsi"/>
                <w:sz w:val="22"/>
                <w:szCs w:val="22"/>
              </w:rPr>
            </w:pPr>
          </w:p>
          <w:p w14:paraId="16054410" w14:textId="77777777" w:rsidR="00395385" w:rsidRPr="002760A6" w:rsidRDefault="00395385" w:rsidP="00E4341A">
            <w:pPr>
              <w:tabs>
                <w:tab w:val="left" w:pos="0"/>
              </w:tabs>
              <w:spacing w:after="0"/>
              <w:rPr>
                <w:rFonts w:cstheme="minorHAnsi"/>
                <w:sz w:val="22"/>
                <w:szCs w:val="22"/>
              </w:rPr>
            </w:pPr>
          </w:p>
        </w:tc>
        <w:tc>
          <w:tcPr>
            <w:tcW w:w="1170" w:type="dxa"/>
            <w:tcBorders>
              <w:top w:val="single" w:sz="4" w:space="0" w:color="auto"/>
            </w:tcBorders>
          </w:tcPr>
          <w:p w14:paraId="16054411" w14:textId="77777777" w:rsidR="00395385" w:rsidRPr="002760A6" w:rsidRDefault="00395385" w:rsidP="00E4341A">
            <w:pPr>
              <w:tabs>
                <w:tab w:val="left" w:pos="0"/>
              </w:tabs>
              <w:spacing w:after="0"/>
              <w:rPr>
                <w:rFonts w:cstheme="minorHAnsi"/>
                <w:sz w:val="22"/>
                <w:szCs w:val="22"/>
              </w:rPr>
            </w:pPr>
          </w:p>
        </w:tc>
        <w:tc>
          <w:tcPr>
            <w:tcW w:w="2250" w:type="dxa"/>
            <w:tcBorders>
              <w:top w:val="single" w:sz="4" w:space="0" w:color="auto"/>
              <w:bottom w:val="single" w:sz="4" w:space="0" w:color="auto"/>
            </w:tcBorders>
          </w:tcPr>
          <w:p w14:paraId="16054412" w14:textId="77777777" w:rsidR="00395385" w:rsidRPr="002760A6" w:rsidRDefault="00395385" w:rsidP="00E4341A">
            <w:pPr>
              <w:tabs>
                <w:tab w:val="left" w:pos="0"/>
              </w:tabs>
              <w:spacing w:after="0"/>
              <w:jc w:val="center"/>
              <w:rPr>
                <w:rFonts w:cstheme="minorHAnsi"/>
                <w:sz w:val="22"/>
                <w:szCs w:val="22"/>
              </w:rPr>
            </w:pPr>
          </w:p>
        </w:tc>
      </w:tr>
      <w:tr w:rsidR="00DD0DA1" w:rsidRPr="002760A6" w14:paraId="16054418" w14:textId="77777777" w:rsidTr="00E4341A">
        <w:trPr>
          <w:jc w:val="center"/>
        </w:trPr>
        <w:tc>
          <w:tcPr>
            <w:tcW w:w="6228" w:type="dxa"/>
            <w:tcBorders>
              <w:top w:val="single" w:sz="4" w:space="0" w:color="auto"/>
              <w:bottom w:val="nil"/>
            </w:tcBorders>
          </w:tcPr>
          <w:p w14:paraId="2944F6C5" w14:textId="77777777" w:rsidR="00DD0DA1" w:rsidRDefault="00DD0DA1" w:rsidP="00DD0DA1">
            <w:pPr>
              <w:tabs>
                <w:tab w:val="left" w:pos="0"/>
              </w:tabs>
              <w:spacing w:after="0"/>
              <w:rPr>
                <w:rFonts w:cstheme="minorHAnsi"/>
                <w:sz w:val="22"/>
                <w:szCs w:val="22"/>
              </w:rPr>
            </w:pPr>
            <w:proofErr w:type="spellStart"/>
            <w:r>
              <w:rPr>
                <w:rFonts w:cstheme="minorHAnsi"/>
                <w:sz w:val="22"/>
                <w:szCs w:val="22"/>
              </w:rPr>
              <w:t>Mahnaaz</w:t>
            </w:r>
            <w:proofErr w:type="spellEnd"/>
            <w:r>
              <w:rPr>
                <w:rFonts w:cstheme="minorHAnsi"/>
                <w:sz w:val="22"/>
                <w:szCs w:val="22"/>
              </w:rPr>
              <w:t xml:space="preserve"> Khatib</w:t>
            </w:r>
          </w:p>
          <w:p w14:paraId="16054415" w14:textId="55BBBE87" w:rsidR="00DD0DA1" w:rsidRPr="003671CE" w:rsidRDefault="00DD0DA1" w:rsidP="00DD0DA1">
            <w:pPr>
              <w:tabs>
                <w:tab w:val="left" w:pos="0"/>
              </w:tabs>
              <w:spacing w:after="0"/>
              <w:rPr>
                <w:rFonts w:cstheme="minorHAnsi"/>
                <w:sz w:val="22"/>
                <w:szCs w:val="22"/>
              </w:rPr>
            </w:pPr>
            <w:r>
              <w:rPr>
                <w:rFonts w:cstheme="minorHAnsi"/>
                <w:sz w:val="22"/>
                <w:szCs w:val="22"/>
              </w:rPr>
              <w:t>Manager, Safety &amp; Pharmacovigilance</w:t>
            </w:r>
          </w:p>
        </w:tc>
        <w:tc>
          <w:tcPr>
            <w:tcW w:w="1170" w:type="dxa"/>
          </w:tcPr>
          <w:p w14:paraId="16054416" w14:textId="77777777" w:rsidR="00DD0DA1" w:rsidRPr="002760A6" w:rsidRDefault="00DD0DA1" w:rsidP="00DD0DA1">
            <w:pPr>
              <w:tabs>
                <w:tab w:val="left" w:pos="0"/>
              </w:tabs>
              <w:spacing w:after="0"/>
              <w:rPr>
                <w:rFonts w:cstheme="minorHAnsi"/>
                <w:sz w:val="22"/>
                <w:szCs w:val="22"/>
              </w:rPr>
            </w:pPr>
          </w:p>
        </w:tc>
        <w:tc>
          <w:tcPr>
            <w:tcW w:w="2250" w:type="dxa"/>
            <w:tcBorders>
              <w:bottom w:val="nil"/>
            </w:tcBorders>
          </w:tcPr>
          <w:p w14:paraId="16054417" w14:textId="77777777" w:rsidR="00DD0DA1" w:rsidRPr="002760A6" w:rsidRDefault="00DD0DA1" w:rsidP="00DD0DA1">
            <w:pPr>
              <w:tabs>
                <w:tab w:val="left" w:pos="0"/>
              </w:tabs>
              <w:spacing w:after="0"/>
              <w:jc w:val="center"/>
              <w:rPr>
                <w:rFonts w:cstheme="minorHAnsi"/>
                <w:sz w:val="22"/>
                <w:szCs w:val="22"/>
              </w:rPr>
            </w:pPr>
            <w:r w:rsidRPr="002760A6">
              <w:rPr>
                <w:rFonts w:cstheme="minorHAnsi"/>
                <w:sz w:val="22"/>
                <w:szCs w:val="22"/>
              </w:rPr>
              <w:t>Date</w:t>
            </w:r>
          </w:p>
        </w:tc>
      </w:tr>
      <w:tr w:rsidR="00DD0DA1" w:rsidRPr="002760A6" w14:paraId="1605441E" w14:textId="77777777" w:rsidTr="00E4341A">
        <w:trPr>
          <w:jc w:val="center"/>
        </w:trPr>
        <w:tc>
          <w:tcPr>
            <w:tcW w:w="6228" w:type="dxa"/>
            <w:tcBorders>
              <w:top w:val="nil"/>
              <w:bottom w:val="single" w:sz="4" w:space="0" w:color="auto"/>
            </w:tcBorders>
          </w:tcPr>
          <w:p w14:paraId="16054419" w14:textId="77777777" w:rsidR="00DD0DA1" w:rsidRPr="00515E6D" w:rsidRDefault="00DD0DA1" w:rsidP="00DD0DA1">
            <w:pPr>
              <w:tabs>
                <w:tab w:val="left" w:pos="0"/>
              </w:tabs>
              <w:spacing w:after="0"/>
              <w:rPr>
                <w:rFonts w:cstheme="minorHAnsi"/>
                <w:sz w:val="22"/>
                <w:szCs w:val="22"/>
              </w:rPr>
            </w:pPr>
          </w:p>
          <w:p w14:paraId="1605441A" w14:textId="24FF60D3" w:rsidR="00DD0DA1" w:rsidRDefault="00DD0DA1" w:rsidP="00DD0DA1">
            <w:pPr>
              <w:tabs>
                <w:tab w:val="left" w:pos="0"/>
              </w:tabs>
              <w:spacing w:after="0"/>
              <w:rPr>
                <w:rFonts w:cstheme="minorHAnsi"/>
                <w:sz w:val="22"/>
                <w:szCs w:val="22"/>
              </w:rPr>
            </w:pPr>
          </w:p>
          <w:p w14:paraId="74324D53" w14:textId="27AFA911" w:rsidR="00DD0DA1" w:rsidRDefault="00DD0DA1" w:rsidP="00DD0DA1">
            <w:pPr>
              <w:tabs>
                <w:tab w:val="left" w:pos="0"/>
              </w:tabs>
              <w:spacing w:after="0"/>
              <w:rPr>
                <w:rFonts w:cstheme="minorHAnsi"/>
                <w:sz w:val="22"/>
                <w:szCs w:val="22"/>
              </w:rPr>
            </w:pPr>
          </w:p>
          <w:p w14:paraId="18F5C9AB" w14:textId="77777777" w:rsidR="00DD0DA1" w:rsidRPr="00515E6D" w:rsidRDefault="00DD0DA1" w:rsidP="00DD0DA1">
            <w:pPr>
              <w:tabs>
                <w:tab w:val="left" w:pos="0"/>
              </w:tabs>
              <w:spacing w:after="0"/>
              <w:rPr>
                <w:rFonts w:cstheme="minorHAnsi"/>
                <w:sz w:val="22"/>
                <w:szCs w:val="22"/>
              </w:rPr>
            </w:pPr>
          </w:p>
          <w:p w14:paraId="1605441B" w14:textId="77777777" w:rsidR="00DD0DA1" w:rsidRPr="00515E6D" w:rsidRDefault="00DD0DA1" w:rsidP="00DD0DA1">
            <w:pPr>
              <w:tabs>
                <w:tab w:val="left" w:pos="0"/>
              </w:tabs>
              <w:spacing w:after="0"/>
              <w:rPr>
                <w:rFonts w:cstheme="minorHAnsi"/>
                <w:sz w:val="22"/>
                <w:szCs w:val="22"/>
              </w:rPr>
            </w:pPr>
          </w:p>
        </w:tc>
        <w:tc>
          <w:tcPr>
            <w:tcW w:w="1170" w:type="dxa"/>
          </w:tcPr>
          <w:p w14:paraId="1605441C" w14:textId="77777777" w:rsidR="00DD0DA1" w:rsidRPr="002760A6" w:rsidRDefault="00DD0DA1" w:rsidP="00DD0DA1">
            <w:pPr>
              <w:tabs>
                <w:tab w:val="left" w:pos="0"/>
              </w:tabs>
              <w:spacing w:after="0"/>
              <w:rPr>
                <w:rFonts w:cstheme="minorHAnsi"/>
                <w:sz w:val="22"/>
                <w:szCs w:val="22"/>
              </w:rPr>
            </w:pPr>
          </w:p>
        </w:tc>
        <w:tc>
          <w:tcPr>
            <w:tcW w:w="2250" w:type="dxa"/>
            <w:tcBorders>
              <w:top w:val="nil"/>
              <w:bottom w:val="single" w:sz="4" w:space="0" w:color="auto"/>
            </w:tcBorders>
          </w:tcPr>
          <w:p w14:paraId="1605441D" w14:textId="77777777" w:rsidR="00DD0DA1" w:rsidRPr="002760A6" w:rsidRDefault="00DD0DA1" w:rsidP="00DD0DA1">
            <w:pPr>
              <w:tabs>
                <w:tab w:val="left" w:pos="0"/>
              </w:tabs>
              <w:spacing w:after="0"/>
              <w:jc w:val="center"/>
              <w:rPr>
                <w:rFonts w:cstheme="minorHAnsi"/>
                <w:sz w:val="22"/>
                <w:szCs w:val="22"/>
              </w:rPr>
            </w:pPr>
          </w:p>
        </w:tc>
      </w:tr>
      <w:tr w:rsidR="00DD0DA1" w:rsidRPr="002760A6" w14:paraId="16054423" w14:textId="77777777" w:rsidTr="00E4341A">
        <w:trPr>
          <w:jc w:val="center"/>
        </w:trPr>
        <w:tc>
          <w:tcPr>
            <w:tcW w:w="6228" w:type="dxa"/>
            <w:tcBorders>
              <w:top w:val="single" w:sz="4" w:space="0" w:color="auto"/>
              <w:bottom w:val="single" w:sz="4" w:space="0" w:color="auto"/>
            </w:tcBorders>
          </w:tcPr>
          <w:p w14:paraId="55F63AE1" w14:textId="77777777" w:rsidR="00C949AB" w:rsidRPr="00EE036C" w:rsidRDefault="00C949AB" w:rsidP="00C949AB">
            <w:pPr>
              <w:tabs>
                <w:tab w:val="left" w:pos="0"/>
              </w:tabs>
              <w:spacing w:after="0"/>
              <w:rPr>
                <w:rFonts w:cstheme="minorHAnsi"/>
                <w:sz w:val="22"/>
                <w:szCs w:val="22"/>
              </w:rPr>
            </w:pPr>
            <w:r w:rsidRPr="00EE036C">
              <w:rPr>
                <w:rFonts w:cstheme="minorHAnsi"/>
                <w:sz w:val="22"/>
                <w:szCs w:val="22"/>
              </w:rPr>
              <w:t xml:space="preserve">Dawn Powell-Rogers,  </w:t>
            </w:r>
          </w:p>
          <w:p w14:paraId="16054420" w14:textId="623DA48D" w:rsidR="00DD0DA1" w:rsidRPr="00DD0DA1" w:rsidRDefault="00C949AB" w:rsidP="00C949AB">
            <w:pPr>
              <w:tabs>
                <w:tab w:val="left" w:pos="0"/>
              </w:tabs>
              <w:spacing w:after="0"/>
              <w:rPr>
                <w:rFonts w:cstheme="minorHAnsi"/>
                <w:sz w:val="22"/>
                <w:szCs w:val="22"/>
              </w:rPr>
            </w:pPr>
            <w:r w:rsidRPr="00EE036C">
              <w:rPr>
                <w:rFonts w:cstheme="minorHAnsi"/>
                <w:sz w:val="22"/>
                <w:szCs w:val="22"/>
              </w:rPr>
              <w:t>Sr</w:t>
            </w:r>
            <w:r>
              <w:rPr>
                <w:rFonts w:cstheme="minorHAnsi"/>
                <w:sz w:val="22"/>
                <w:szCs w:val="22"/>
              </w:rPr>
              <w:t>.</w:t>
            </w:r>
            <w:r w:rsidRPr="00EE036C">
              <w:rPr>
                <w:rFonts w:cstheme="minorHAnsi"/>
                <w:sz w:val="22"/>
                <w:szCs w:val="22"/>
              </w:rPr>
              <w:t xml:space="preserve"> Project Manager</w:t>
            </w:r>
          </w:p>
        </w:tc>
        <w:tc>
          <w:tcPr>
            <w:tcW w:w="1170" w:type="dxa"/>
            <w:tcBorders>
              <w:bottom w:val="single" w:sz="4" w:space="0" w:color="auto"/>
            </w:tcBorders>
          </w:tcPr>
          <w:p w14:paraId="16054421" w14:textId="77777777" w:rsidR="00DD0DA1" w:rsidRPr="002760A6" w:rsidRDefault="00DD0DA1" w:rsidP="00DD0DA1">
            <w:pPr>
              <w:tabs>
                <w:tab w:val="left" w:pos="0"/>
              </w:tabs>
              <w:spacing w:after="0"/>
              <w:rPr>
                <w:rFonts w:cstheme="minorHAnsi"/>
                <w:sz w:val="22"/>
                <w:szCs w:val="22"/>
              </w:rPr>
            </w:pPr>
          </w:p>
        </w:tc>
        <w:tc>
          <w:tcPr>
            <w:tcW w:w="2250" w:type="dxa"/>
            <w:tcBorders>
              <w:top w:val="single" w:sz="4" w:space="0" w:color="auto"/>
              <w:bottom w:val="single" w:sz="4" w:space="0" w:color="auto"/>
            </w:tcBorders>
          </w:tcPr>
          <w:p w14:paraId="16054422" w14:textId="77777777" w:rsidR="00DD0DA1" w:rsidRPr="002760A6" w:rsidRDefault="00DD0DA1" w:rsidP="00DD0DA1">
            <w:pPr>
              <w:tabs>
                <w:tab w:val="left" w:pos="0"/>
              </w:tabs>
              <w:spacing w:after="0"/>
              <w:jc w:val="center"/>
              <w:rPr>
                <w:rFonts w:cstheme="minorHAnsi"/>
                <w:sz w:val="22"/>
                <w:szCs w:val="22"/>
              </w:rPr>
            </w:pPr>
            <w:r w:rsidRPr="002760A6">
              <w:rPr>
                <w:rFonts w:cstheme="minorHAnsi"/>
                <w:sz w:val="22"/>
                <w:szCs w:val="22"/>
              </w:rPr>
              <w:t>Date</w:t>
            </w:r>
          </w:p>
        </w:tc>
      </w:tr>
      <w:tr w:rsidR="00DD0DA1" w:rsidRPr="002760A6" w14:paraId="16054425" w14:textId="77777777" w:rsidTr="00E4341A">
        <w:trPr>
          <w:trHeight w:val="389"/>
          <w:jc w:val="center"/>
        </w:trPr>
        <w:tc>
          <w:tcPr>
            <w:tcW w:w="9648" w:type="dxa"/>
            <w:gridSpan w:val="3"/>
            <w:tcBorders>
              <w:top w:val="single" w:sz="4" w:space="0" w:color="auto"/>
              <w:bottom w:val="single" w:sz="4" w:space="0" w:color="auto"/>
            </w:tcBorders>
            <w:shd w:val="clear" w:color="auto" w:fill="95B3D7" w:themeFill="accent1" w:themeFillTint="99"/>
            <w:vAlign w:val="center"/>
          </w:tcPr>
          <w:p w14:paraId="16054424" w14:textId="77777777" w:rsidR="00DD0DA1" w:rsidRPr="00551D98" w:rsidRDefault="00DD0DA1" w:rsidP="00DD0DA1">
            <w:pPr>
              <w:tabs>
                <w:tab w:val="left" w:pos="0"/>
              </w:tabs>
              <w:spacing w:after="0"/>
              <w:jc w:val="center"/>
              <w:rPr>
                <w:rFonts w:cstheme="minorHAnsi"/>
                <w:b/>
                <w:smallCaps/>
                <w:sz w:val="24"/>
                <w:szCs w:val="22"/>
              </w:rPr>
            </w:pPr>
            <w:r w:rsidRPr="00551D98">
              <w:rPr>
                <w:rFonts w:cstheme="minorHAnsi"/>
                <w:b/>
                <w:smallCaps/>
                <w:sz w:val="24"/>
                <w:szCs w:val="22"/>
              </w:rPr>
              <w:t>BMS / GPV&amp;E Approvals</w:t>
            </w:r>
          </w:p>
        </w:tc>
      </w:tr>
      <w:tr w:rsidR="00DD0DA1" w:rsidRPr="002760A6" w14:paraId="1605442B" w14:textId="77777777" w:rsidTr="00E4341A">
        <w:trPr>
          <w:jc w:val="center"/>
        </w:trPr>
        <w:tc>
          <w:tcPr>
            <w:tcW w:w="6228" w:type="dxa"/>
            <w:tcBorders>
              <w:top w:val="nil"/>
              <w:bottom w:val="single" w:sz="4" w:space="0" w:color="auto"/>
            </w:tcBorders>
            <w:shd w:val="clear" w:color="auto" w:fill="auto"/>
          </w:tcPr>
          <w:p w14:paraId="16054426" w14:textId="77777777" w:rsidR="00DD0DA1" w:rsidRPr="002760A6" w:rsidRDefault="00DD0DA1" w:rsidP="00DD0DA1">
            <w:pPr>
              <w:tabs>
                <w:tab w:val="left" w:pos="0"/>
              </w:tabs>
              <w:spacing w:after="0"/>
              <w:rPr>
                <w:rFonts w:cstheme="minorHAnsi"/>
                <w:sz w:val="22"/>
                <w:szCs w:val="22"/>
              </w:rPr>
            </w:pPr>
          </w:p>
          <w:p w14:paraId="16054427" w14:textId="77777777" w:rsidR="00DD0DA1" w:rsidRDefault="00DD0DA1" w:rsidP="00DD0DA1">
            <w:pPr>
              <w:tabs>
                <w:tab w:val="left" w:pos="0"/>
              </w:tabs>
              <w:spacing w:after="0"/>
              <w:rPr>
                <w:rFonts w:cstheme="minorHAnsi"/>
                <w:sz w:val="22"/>
                <w:szCs w:val="22"/>
              </w:rPr>
            </w:pPr>
          </w:p>
          <w:p w14:paraId="16054428" w14:textId="77777777" w:rsidR="00DD0DA1" w:rsidRPr="002760A6" w:rsidRDefault="00DD0DA1" w:rsidP="00DD0DA1">
            <w:pPr>
              <w:tabs>
                <w:tab w:val="left" w:pos="0"/>
              </w:tabs>
              <w:spacing w:after="0"/>
              <w:rPr>
                <w:rFonts w:cstheme="minorHAnsi"/>
                <w:sz w:val="22"/>
                <w:szCs w:val="22"/>
              </w:rPr>
            </w:pPr>
          </w:p>
        </w:tc>
        <w:tc>
          <w:tcPr>
            <w:tcW w:w="1170" w:type="dxa"/>
          </w:tcPr>
          <w:p w14:paraId="16054429" w14:textId="77777777" w:rsidR="00DD0DA1" w:rsidRPr="002760A6" w:rsidRDefault="00DD0DA1" w:rsidP="00DD0DA1">
            <w:pPr>
              <w:tabs>
                <w:tab w:val="left" w:pos="0"/>
              </w:tabs>
              <w:spacing w:after="0"/>
              <w:rPr>
                <w:rFonts w:cstheme="minorHAnsi"/>
                <w:sz w:val="22"/>
                <w:szCs w:val="22"/>
              </w:rPr>
            </w:pPr>
          </w:p>
        </w:tc>
        <w:tc>
          <w:tcPr>
            <w:tcW w:w="2250" w:type="dxa"/>
            <w:tcBorders>
              <w:top w:val="nil"/>
              <w:bottom w:val="single" w:sz="4" w:space="0" w:color="auto"/>
            </w:tcBorders>
          </w:tcPr>
          <w:p w14:paraId="1605442A" w14:textId="77777777" w:rsidR="00DD0DA1" w:rsidRPr="002760A6" w:rsidRDefault="00DD0DA1" w:rsidP="00DD0DA1">
            <w:pPr>
              <w:tabs>
                <w:tab w:val="left" w:pos="0"/>
              </w:tabs>
              <w:spacing w:after="0"/>
              <w:jc w:val="center"/>
              <w:rPr>
                <w:rFonts w:cstheme="minorHAnsi"/>
                <w:sz w:val="22"/>
                <w:szCs w:val="22"/>
              </w:rPr>
            </w:pPr>
          </w:p>
        </w:tc>
      </w:tr>
      <w:tr w:rsidR="00DD0DA1" w:rsidRPr="002760A6" w14:paraId="16054430" w14:textId="77777777" w:rsidTr="00E4341A">
        <w:trPr>
          <w:jc w:val="center"/>
        </w:trPr>
        <w:tc>
          <w:tcPr>
            <w:tcW w:w="6228" w:type="dxa"/>
            <w:tcBorders>
              <w:top w:val="single" w:sz="4" w:space="0" w:color="auto"/>
            </w:tcBorders>
          </w:tcPr>
          <w:p w14:paraId="1605442C" w14:textId="77777777" w:rsidR="00DD0DA1" w:rsidRPr="002760A6" w:rsidRDefault="00DD0DA1" w:rsidP="00DD0DA1">
            <w:pPr>
              <w:tabs>
                <w:tab w:val="left" w:pos="0"/>
              </w:tabs>
              <w:spacing w:after="0"/>
              <w:rPr>
                <w:rFonts w:cstheme="minorHAnsi"/>
                <w:sz w:val="22"/>
                <w:szCs w:val="22"/>
              </w:rPr>
            </w:pPr>
            <w:r w:rsidRPr="002760A6">
              <w:rPr>
                <w:rFonts w:cstheme="minorHAnsi"/>
                <w:sz w:val="22"/>
                <w:szCs w:val="22"/>
              </w:rPr>
              <w:t xml:space="preserve">Joseph </w:t>
            </w:r>
            <w:proofErr w:type="spellStart"/>
            <w:r w:rsidRPr="002760A6">
              <w:rPr>
                <w:rFonts w:cstheme="minorHAnsi"/>
                <w:sz w:val="22"/>
                <w:szCs w:val="22"/>
              </w:rPr>
              <w:t>Sewter</w:t>
            </w:r>
            <w:proofErr w:type="spellEnd"/>
            <w:r w:rsidRPr="002760A6">
              <w:rPr>
                <w:rFonts w:cstheme="minorHAnsi"/>
                <w:sz w:val="22"/>
                <w:szCs w:val="22"/>
              </w:rPr>
              <w:t>, MBA</w:t>
            </w:r>
          </w:p>
          <w:p w14:paraId="3F2FD776" w14:textId="77777777" w:rsidR="00DD0DA1" w:rsidRDefault="00DD0DA1" w:rsidP="00DD0DA1">
            <w:pPr>
              <w:tabs>
                <w:tab w:val="left" w:pos="0"/>
              </w:tabs>
              <w:rPr>
                <w:rFonts w:cstheme="minorHAnsi"/>
                <w:sz w:val="22"/>
                <w:szCs w:val="22"/>
              </w:rPr>
            </w:pPr>
            <w:r>
              <w:rPr>
                <w:rFonts w:cstheme="minorHAnsi"/>
                <w:sz w:val="22"/>
                <w:szCs w:val="22"/>
              </w:rPr>
              <w:t xml:space="preserve">Group </w:t>
            </w:r>
            <w:r w:rsidRPr="002760A6">
              <w:rPr>
                <w:rFonts w:cstheme="minorHAnsi"/>
                <w:sz w:val="22"/>
                <w:szCs w:val="22"/>
              </w:rPr>
              <w:t>Director, A</w:t>
            </w:r>
            <w:r>
              <w:rPr>
                <w:rFonts w:cstheme="minorHAnsi"/>
                <w:sz w:val="22"/>
                <w:szCs w:val="22"/>
              </w:rPr>
              <w:t xml:space="preserve">dverse Event </w:t>
            </w:r>
            <w:proofErr w:type="gramStart"/>
            <w:r>
              <w:rPr>
                <w:rFonts w:cstheme="minorHAnsi"/>
                <w:sz w:val="22"/>
                <w:szCs w:val="22"/>
              </w:rPr>
              <w:t>Processing  &amp;</w:t>
            </w:r>
            <w:proofErr w:type="gramEnd"/>
            <w:r>
              <w:rPr>
                <w:rFonts w:cstheme="minorHAnsi"/>
                <w:sz w:val="22"/>
                <w:szCs w:val="22"/>
              </w:rPr>
              <w:t xml:space="preserve"> Submissions</w:t>
            </w:r>
          </w:p>
          <w:p w14:paraId="1605442D" w14:textId="56DEDF78" w:rsidR="00DD0DA1" w:rsidRPr="003671CE" w:rsidRDefault="00DD0DA1" w:rsidP="00DD0DA1">
            <w:pPr>
              <w:tabs>
                <w:tab w:val="left" w:pos="0"/>
              </w:tabs>
              <w:rPr>
                <w:rFonts w:cstheme="minorHAnsi"/>
                <w:sz w:val="22"/>
                <w:szCs w:val="22"/>
              </w:rPr>
            </w:pPr>
          </w:p>
        </w:tc>
        <w:tc>
          <w:tcPr>
            <w:tcW w:w="1170" w:type="dxa"/>
          </w:tcPr>
          <w:p w14:paraId="1605442E" w14:textId="77777777" w:rsidR="00DD0DA1" w:rsidRPr="002760A6" w:rsidRDefault="00DD0DA1" w:rsidP="00DD0DA1">
            <w:pPr>
              <w:tabs>
                <w:tab w:val="left" w:pos="0"/>
              </w:tabs>
              <w:spacing w:after="0"/>
              <w:rPr>
                <w:rFonts w:cstheme="minorHAnsi"/>
                <w:sz w:val="22"/>
                <w:szCs w:val="22"/>
              </w:rPr>
            </w:pPr>
          </w:p>
        </w:tc>
        <w:tc>
          <w:tcPr>
            <w:tcW w:w="2250" w:type="dxa"/>
            <w:tcBorders>
              <w:top w:val="single" w:sz="4" w:space="0" w:color="auto"/>
            </w:tcBorders>
          </w:tcPr>
          <w:p w14:paraId="1605442F" w14:textId="77777777" w:rsidR="00DD0DA1" w:rsidRPr="002760A6" w:rsidRDefault="00DD0DA1" w:rsidP="00DD0DA1">
            <w:pPr>
              <w:tabs>
                <w:tab w:val="left" w:pos="0"/>
              </w:tabs>
              <w:spacing w:after="0"/>
              <w:jc w:val="center"/>
              <w:rPr>
                <w:rFonts w:cstheme="minorHAnsi"/>
                <w:sz w:val="22"/>
                <w:szCs w:val="22"/>
              </w:rPr>
            </w:pPr>
            <w:r w:rsidRPr="002760A6">
              <w:rPr>
                <w:rFonts w:cstheme="minorHAnsi"/>
                <w:sz w:val="22"/>
                <w:szCs w:val="22"/>
              </w:rPr>
              <w:t>Date</w:t>
            </w:r>
          </w:p>
        </w:tc>
      </w:tr>
    </w:tbl>
    <w:p w14:paraId="16054431" w14:textId="77777777" w:rsidR="00395385" w:rsidRPr="00395385" w:rsidRDefault="00395385" w:rsidP="00395385"/>
    <w:p w14:paraId="16054432" w14:textId="77777777" w:rsidR="00395385" w:rsidRDefault="00395385" w:rsidP="00395385">
      <w:pPr>
        <w:rPr>
          <w:rFonts w:cstheme="minorHAnsi"/>
          <w:spacing w:val="60"/>
          <w:sz w:val="26"/>
        </w:rPr>
      </w:pPr>
      <w:r>
        <w:br w:type="page"/>
      </w:r>
    </w:p>
    <w:p w14:paraId="16054433" w14:textId="77777777" w:rsidR="005E1E6A" w:rsidRPr="002760A6" w:rsidRDefault="00FB722A" w:rsidP="00F87896">
      <w:pPr>
        <w:pStyle w:val="Heading2"/>
      </w:pPr>
      <w:bookmarkStart w:id="87" w:name="_Toc318983594"/>
      <w:bookmarkStart w:id="88" w:name="_Toc318983673"/>
      <w:bookmarkStart w:id="89" w:name="_Toc346710306"/>
      <w:bookmarkStart w:id="90" w:name="_Toc346728880"/>
      <w:bookmarkStart w:id="91" w:name="_Toc58316629"/>
      <w:bookmarkEnd w:id="86"/>
      <w:bookmarkEnd w:id="87"/>
      <w:bookmarkEnd w:id="88"/>
      <w:r w:rsidRPr="002760A6">
        <w:lastRenderedPageBreak/>
        <w:t>DATABASE</w:t>
      </w:r>
      <w:bookmarkEnd w:id="89"/>
      <w:bookmarkEnd w:id="90"/>
      <w:r>
        <w:t>S</w:t>
      </w:r>
      <w:bookmarkEnd w:id="91"/>
    </w:p>
    <w:p w14:paraId="16054434" w14:textId="3A36C018" w:rsidR="00DB3F95" w:rsidRPr="002760A6" w:rsidRDefault="00DB3F95" w:rsidP="00552CF6">
      <w:pPr>
        <w:ind w:left="576"/>
        <w:rPr>
          <w:rFonts w:cstheme="minorHAnsi"/>
          <w:bCs/>
        </w:rPr>
      </w:pPr>
      <w:r w:rsidRPr="002760A6">
        <w:rPr>
          <w:rFonts w:cstheme="minorHAnsi"/>
        </w:rPr>
        <w:t>B</w:t>
      </w:r>
      <w:r w:rsidR="00A7704E" w:rsidRPr="002760A6">
        <w:rPr>
          <w:rFonts w:cstheme="minorHAnsi"/>
        </w:rPr>
        <w:t>ristol-Myers Squibb (BMS)</w:t>
      </w:r>
      <w:r w:rsidRPr="002760A6">
        <w:rPr>
          <w:rFonts w:cstheme="minorHAnsi"/>
        </w:rPr>
        <w:t xml:space="preserve"> G</w:t>
      </w:r>
      <w:r w:rsidR="00E56201" w:rsidRPr="002760A6">
        <w:rPr>
          <w:rFonts w:cstheme="minorHAnsi"/>
        </w:rPr>
        <w:t xml:space="preserve">lobal </w:t>
      </w:r>
      <w:r w:rsidRPr="002760A6">
        <w:rPr>
          <w:rFonts w:cstheme="minorHAnsi"/>
        </w:rPr>
        <w:t>P</w:t>
      </w:r>
      <w:r w:rsidR="00E56201" w:rsidRPr="002760A6">
        <w:rPr>
          <w:rFonts w:cstheme="minorHAnsi"/>
        </w:rPr>
        <w:t xml:space="preserve">harmacovigilance and </w:t>
      </w:r>
      <w:r w:rsidRPr="002760A6">
        <w:rPr>
          <w:rFonts w:cstheme="minorHAnsi"/>
        </w:rPr>
        <w:t>E</w:t>
      </w:r>
      <w:r w:rsidR="00E56201" w:rsidRPr="002760A6">
        <w:rPr>
          <w:rFonts w:cstheme="minorHAnsi"/>
        </w:rPr>
        <w:t>pidemiology (GPVE)</w:t>
      </w:r>
      <w:r w:rsidRPr="002760A6">
        <w:rPr>
          <w:rFonts w:cstheme="minorHAnsi"/>
        </w:rPr>
        <w:t xml:space="preserve"> will maintain the safety database for the study while </w:t>
      </w:r>
      <w:proofErr w:type="spellStart"/>
      <w:r w:rsidR="00DD0DA1">
        <w:rPr>
          <w:rFonts w:cstheme="minorHAnsi"/>
        </w:rPr>
        <w:t>Syneos</w:t>
      </w:r>
      <w:proofErr w:type="spellEnd"/>
      <w:r w:rsidR="00DD0DA1">
        <w:rPr>
          <w:rFonts w:cstheme="minorHAnsi"/>
        </w:rPr>
        <w:t xml:space="preserve"> Health</w:t>
      </w:r>
      <w:r w:rsidR="00934E59">
        <w:rPr>
          <w:rFonts w:cstheme="minorHAnsi"/>
        </w:rPr>
        <w:t xml:space="preserve"> </w:t>
      </w:r>
      <w:r w:rsidR="00E56201" w:rsidRPr="002760A6">
        <w:rPr>
          <w:rFonts w:cstheme="minorHAnsi"/>
        </w:rPr>
        <w:t xml:space="preserve">will </w:t>
      </w:r>
      <w:r w:rsidRPr="002760A6">
        <w:rPr>
          <w:rFonts w:cstheme="minorHAnsi"/>
        </w:rPr>
        <w:t>maintain the clinical database.</w:t>
      </w:r>
    </w:p>
    <w:p w14:paraId="16054435" w14:textId="77777777" w:rsidR="00837A99" w:rsidRDefault="00837A99">
      <w:pPr>
        <w:spacing w:after="0"/>
        <w:rPr>
          <w:rFonts w:cstheme="minorHAnsi"/>
          <w:b/>
          <w:bCs/>
          <w:caps/>
          <w:spacing w:val="60"/>
          <w:sz w:val="26"/>
        </w:rPr>
      </w:pPr>
    </w:p>
    <w:p w14:paraId="16054436" w14:textId="77777777" w:rsidR="00DB3F95" w:rsidRDefault="00FB722A" w:rsidP="00F87896">
      <w:pPr>
        <w:pStyle w:val="Heading2"/>
      </w:pPr>
      <w:bookmarkStart w:id="92" w:name="_Toc346710307"/>
      <w:bookmarkStart w:id="93" w:name="_Toc346728881"/>
      <w:bookmarkStart w:id="94" w:name="_Toc58316630"/>
      <w:r w:rsidRPr="002760A6">
        <w:t>REFERENCE</w:t>
      </w:r>
      <w:r>
        <w:t>D</w:t>
      </w:r>
      <w:r w:rsidRPr="002760A6">
        <w:t xml:space="preserve"> STANDARD OPERATING PROCEDURES</w:t>
      </w:r>
      <w:bookmarkEnd w:id="92"/>
      <w:bookmarkEnd w:id="93"/>
      <w:bookmarkEnd w:id="94"/>
    </w:p>
    <w:p w14:paraId="16054437" w14:textId="77777777" w:rsidR="00173164" w:rsidRPr="00173164" w:rsidRDefault="00173164" w:rsidP="00552CF6">
      <w:pPr>
        <w:spacing w:after="360"/>
        <w:ind w:left="576"/>
      </w:pPr>
      <w:r>
        <w:t xml:space="preserve">The following Standard Operating Procedures (SOPS) will be </w:t>
      </w:r>
      <w:r w:rsidR="003971CD">
        <w:t>followed for the management of AE</w:t>
      </w:r>
      <w:r w:rsidR="00ED787E">
        <w:t>/SAE</w:t>
      </w:r>
      <w:r w:rsidR="003971CD">
        <w:t xml:space="preserve">s </w:t>
      </w:r>
      <w:r>
        <w:t>in this study:</w:t>
      </w:r>
    </w:p>
    <w:p w14:paraId="16054438" w14:textId="77777777" w:rsidR="00173164" w:rsidRDefault="004C2162" w:rsidP="004638F5">
      <w:pPr>
        <w:pStyle w:val="Heading3"/>
      </w:pPr>
      <w:bookmarkStart w:id="95" w:name="_Toc346728882"/>
      <w:bookmarkStart w:id="96" w:name="_Toc58316631"/>
      <w:r>
        <w:t>BMS SOPS</w:t>
      </w:r>
      <w:bookmarkEnd w:id="95"/>
      <w:bookmarkEnd w:id="96"/>
    </w:p>
    <w:p w14:paraId="16054439" w14:textId="77777777" w:rsidR="00790D82" w:rsidRPr="00552CF6" w:rsidRDefault="005A6DE8" w:rsidP="00552CF6">
      <w:pPr>
        <w:pStyle w:val="ListParagraph"/>
        <w:numPr>
          <w:ilvl w:val="0"/>
          <w:numId w:val="23"/>
        </w:numPr>
      </w:pPr>
      <w:r>
        <w:t>RD-SOP-010514: Safety Data Management in Non-Interventional Research (NIR)</w:t>
      </w:r>
    </w:p>
    <w:p w14:paraId="1605443A" w14:textId="7167011E" w:rsidR="00DB3F95" w:rsidRPr="002760A6" w:rsidRDefault="00DD0DA1" w:rsidP="004638F5">
      <w:pPr>
        <w:pStyle w:val="Heading3"/>
      </w:pPr>
      <w:bookmarkStart w:id="97" w:name="_Toc346728883"/>
      <w:bookmarkStart w:id="98" w:name="_Toc58316632"/>
      <w:proofErr w:type="spellStart"/>
      <w:r>
        <w:t>Syneos</w:t>
      </w:r>
      <w:proofErr w:type="spellEnd"/>
      <w:r>
        <w:t xml:space="preserve"> Health</w:t>
      </w:r>
      <w:r w:rsidR="00173164">
        <w:t xml:space="preserve"> </w:t>
      </w:r>
      <w:r w:rsidR="004C2162">
        <w:t>SOPS</w:t>
      </w:r>
      <w:bookmarkEnd w:id="97"/>
      <w:bookmarkEnd w:id="98"/>
    </w:p>
    <w:p w14:paraId="0CD244B1" w14:textId="77777777" w:rsidR="00DD0DA1" w:rsidRDefault="00DD0DA1" w:rsidP="00DD0DA1">
      <w:pPr>
        <w:pStyle w:val="ListParagraph"/>
        <w:numPr>
          <w:ilvl w:val="0"/>
          <w:numId w:val="24"/>
        </w:numPr>
        <w:spacing w:after="0"/>
        <w:contextualSpacing w:val="0"/>
      </w:pPr>
      <w:r w:rsidRPr="00441933">
        <w:t>SOP-SAFE-005: Safety Database Creation, Change and Maintenance</w:t>
      </w:r>
    </w:p>
    <w:p w14:paraId="79A1E695" w14:textId="77777777" w:rsidR="00DD0DA1" w:rsidRPr="00441933" w:rsidRDefault="00DD0DA1" w:rsidP="00DD0DA1">
      <w:pPr>
        <w:pStyle w:val="ListParagraph"/>
        <w:numPr>
          <w:ilvl w:val="0"/>
          <w:numId w:val="24"/>
        </w:numPr>
        <w:spacing w:after="0"/>
        <w:contextualSpacing w:val="0"/>
      </w:pPr>
      <w:r>
        <w:t xml:space="preserve">SOP 4400: Receipt of Written ICSR Information </w:t>
      </w:r>
      <w:r w:rsidRPr="00317781">
        <w:rPr>
          <w:rFonts w:cstheme="minorHAnsi"/>
          <w:szCs w:val="22"/>
        </w:rPr>
        <w:t>(</w:t>
      </w:r>
      <w:proofErr w:type="spellStart"/>
      <w:r w:rsidRPr="00317781">
        <w:rPr>
          <w:rFonts w:cstheme="minorHAnsi"/>
          <w:szCs w:val="22"/>
        </w:rPr>
        <w:t>Syneos</w:t>
      </w:r>
      <w:proofErr w:type="spellEnd"/>
      <w:r w:rsidRPr="00317781">
        <w:rPr>
          <w:rFonts w:cstheme="minorHAnsi"/>
          <w:szCs w:val="22"/>
        </w:rPr>
        <w:t xml:space="preserve"> </w:t>
      </w:r>
      <w:r>
        <w:rPr>
          <w:rFonts w:cstheme="minorHAnsi"/>
          <w:szCs w:val="22"/>
        </w:rPr>
        <w:t xml:space="preserve">health </w:t>
      </w:r>
      <w:r w:rsidRPr="00317781">
        <w:rPr>
          <w:rFonts w:cstheme="minorHAnsi"/>
          <w:szCs w:val="22"/>
        </w:rPr>
        <w:t>harmonized SOP)</w:t>
      </w:r>
    </w:p>
    <w:p w14:paraId="5317C961" w14:textId="77777777" w:rsidR="00DD0DA1" w:rsidRPr="00441933" w:rsidRDefault="00DD0DA1" w:rsidP="00DD0DA1">
      <w:pPr>
        <w:pStyle w:val="ListParagraph"/>
        <w:numPr>
          <w:ilvl w:val="0"/>
          <w:numId w:val="24"/>
        </w:numPr>
        <w:spacing w:after="0"/>
        <w:contextualSpacing w:val="0"/>
      </w:pPr>
      <w:r w:rsidRPr="00441933">
        <w:t xml:space="preserve">SOP SAFE-015: </w:t>
      </w:r>
      <w:r>
        <w:t xml:space="preserve">Developing a </w:t>
      </w:r>
      <w:r w:rsidRPr="00441933">
        <w:t>Safety Monitoring Plan</w:t>
      </w:r>
    </w:p>
    <w:p w14:paraId="529573C4" w14:textId="77777777" w:rsidR="00DD0DA1" w:rsidRPr="00441933" w:rsidRDefault="00DD0DA1" w:rsidP="00DD0DA1">
      <w:pPr>
        <w:pStyle w:val="ListParagraph"/>
        <w:numPr>
          <w:ilvl w:val="0"/>
          <w:numId w:val="24"/>
        </w:numPr>
        <w:spacing w:after="0"/>
        <w:contextualSpacing w:val="0"/>
      </w:pPr>
      <w:r w:rsidRPr="00441933">
        <w:t>SOP SAFE-016: Case Processing of Serious and Non-Serious Adverse Events and Adverse</w:t>
      </w:r>
    </w:p>
    <w:p w14:paraId="4A8704C3" w14:textId="77777777" w:rsidR="00DD0DA1" w:rsidRPr="00441933" w:rsidRDefault="00DD0DA1" w:rsidP="00DD0DA1">
      <w:pPr>
        <w:pStyle w:val="ListParagraph"/>
        <w:ind w:left="1800"/>
      </w:pPr>
      <w:r w:rsidRPr="00441933">
        <w:t>Reactions for Clinical Trials</w:t>
      </w:r>
    </w:p>
    <w:p w14:paraId="38CE8F85" w14:textId="77777777" w:rsidR="00DD0DA1" w:rsidRPr="00441933" w:rsidRDefault="00DD0DA1" w:rsidP="00DD0DA1">
      <w:pPr>
        <w:pStyle w:val="ListParagraph"/>
        <w:numPr>
          <w:ilvl w:val="0"/>
          <w:numId w:val="24"/>
        </w:numPr>
        <w:spacing w:after="0"/>
        <w:contextualSpacing w:val="0"/>
      </w:pPr>
      <w:r w:rsidRPr="00441933">
        <w:t>SOP SAFE-017: Setting Up and Archiving Safety Project Files Related to Adverse Event</w:t>
      </w:r>
    </w:p>
    <w:p w14:paraId="6764C39F" w14:textId="77777777" w:rsidR="00DD0DA1" w:rsidRPr="00441933" w:rsidRDefault="00DD0DA1" w:rsidP="00DD0DA1">
      <w:pPr>
        <w:pStyle w:val="ListParagraph"/>
        <w:ind w:left="1800"/>
      </w:pPr>
      <w:r w:rsidRPr="00441933">
        <w:t>Reports and Project-specific Reference Materials</w:t>
      </w:r>
    </w:p>
    <w:p w14:paraId="1FB19097" w14:textId="77777777" w:rsidR="00DD0DA1" w:rsidRDefault="00DD0DA1" w:rsidP="00DD0DA1">
      <w:pPr>
        <w:pStyle w:val="ListParagraph"/>
        <w:numPr>
          <w:ilvl w:val="0"/>
          <w:numId w:val="24"/>
        </w:numPr>
        <w:spacing w:after="0"/>
        <w:contextualSpacing w:val="0"/>
      </w:pPr>
      <w:r w:rsidRPr="00441933">
        <w:t>SOP SAFE-027: Pregnancy Report</w:t>
      </w:r>
      <w:r>
        <w:t>ing</w:t>
      </w:r>
    </w:p>
    <w:p w14:paraId="7A04C4EC" w14:textId="77777777" w:rsidR="00DD0DA1" w:rsidRDefault="00DD0DA1" w:rsidP="00DD0DA1">
      <w:pPr>
        <w:pStyle w:val="ListParagraph"/>
        <w:numPr>
          <w:ilvl w:val="0"/>
          <w:numId w:val="24"/>
        </w:numPr>
        <w:spacing w:after="0"/>
        <w:contextualSpacing w:val="0"/>
        <w:rPr>
          <w:rFonts w:cstheme="minorHAnsi"/>
          <w:szCs w:val="22"/>
        </w:rPr>
      </w:pPr>
      <w:r w:rsidRPr="00953FB3">
        <w:rPr>
          <w:rFonts w:cstheme="minorHAnsi"/>
          <w:szCs w:val="22"/>
        </w:rPr>
        <w:t xml:space="preserve">OG-DM-010: Reconciliation of Data </w:t>
      </w:r>
      <w:r>
        <w:rPr>
          <w:rFonts w:cstheme="minorHAnsi"/>
          <w:szCs w:val="22"/>
        </w:rPr>
        <w:t>b</w:t>
      </w:r>
      <w:r w:rsidRPr="00953FB3">
        <w:rPr>
          <w:rFonts w:cstheme="minorHAnsi"/>
          <w:szCs w:val="22"/>
        </w:rPr>
        <w:t>etween the Clinical and Safety Databases</w:t>
      </w:r>
      <w:r>
        <w:rPr>
          <w:rFonts w:cstheme="minorHAnsi"/>
          <w:szCs w:val="22"/>
        </w:rPr>
        <w:t>.</w:t>
      </w:r>
    </w:p>
    <w:p w14:paraId="1605443C" w14:textId="77777777" w:rsidR="00DB3F95" w:rsidRPr="00173164" w:rsidRDefault="00173164" w:rsidP="005A663E">
      <w:pPr>
        <w:suppressAutoHyphens/>
        <w:spacing w:before="600"/>
        <w:ind w:left="2088" w:hanging="648"/>
        <w:rPr>
          <w:rFonts w:cstheme="minorHAnsi"/>
          <w:i/>
        </w:rPr>
      </w:pPr>
      <w:r w:rsidRPr="00173164">
        <w:rPr>
          <w:rFonts w:cstheme="minorHAnsi"/>
          <w:b/>
          <w:i/>
          <w:color w:val="C00000"/>
          <w:u w:val="single"/>
        </w:rPr>
        <w:t>NOTE</w:t>
      </w:r>
      <w:r w:rsidRPr="00173164">
        <w:rPr>
          <w:rFonts w:cstheme="minorHAnsi"/>
          <w:i/>
        </w:rPr>
        <w:t xml:space="preserve">:  </w:t>
      </w:r>
      <w:r w:rsidR="00F114F8" w:rsidRPr="00173164">
        <w:rPr>
          <w:rFonts w:cstheme="minorHAnsi"/>
          <w:i/>
        </w:rPr>
        <w:t xml:space="preserve">Where the </w:t>
      </w:r>
      <w:r w:rsidR="002760A6" w:rsidRPr="00173164">
        <w:rPr>
          <w:rFonts w:cstheme="minorHAnsi"/>
          <w:i/>
        </w:rPr>
        <w:t>SAE</w:t>
      </w:r>
      <w:r w:rsidR="004735F0">
        <w:rPr>
          <w:rFonts w:cstheme="minorHAnsi"/>
          <w:i/>
        </w:rPr>
        <w:t xml:space="preserve"> </w:t>
      </w:r>
      <w:r w:rsidR="004049B7" w:rsidRPr="00173164">
        <w:rPr>
          <w:rFonts w:cstheme="minorHAnsi"/>
          <w:i/>
        </w:rPr>
        <w:t>MP</w:t>
      </w:r>
      <w:r w:rsidR="00694621" w:rsidRPr="00173164">
        <w:rPr>
          <w:rFonts w:cstheme="minorHAnsi"/>
          <w:i/>
        </w:rPr>
        <w:t xml:space="preserve"> </w:t>
      </w:r>
      <w:r w:rsidR="00DB3F95" w:rsidRPr="00173164">
        <w:rPr>
          <w:rFonts w:cstheme="minorHAnsi"/>
          <w:i/>
        </w:rPr>
        <w:t xml:space="preserve">differs from the SOP on </w:t>
      </w:r>
      <w:r w:rsidR="00ED787E">
        <w:rPr>
          <w:rFonts w:cstheme="minorHAnsi"/>
          <w:i/>
        </w:rPr>
        <w:t>AE/</w:t>
      </w:r>
      <w:r w:rsidR="004049B7" w:rsidRPr="00173164">
        <w:rPr>
          <w:rFonts w:cstheme="minorHAnsi"/>
          <w:i/>
        </w:rPr>
        <w:t>SAE</w:t>
      </w:r>
      <w:r w:rsidR="00ED787E">
        <w:rPr>
          <w:rFonts w:cstheme="minorHAnsi"/>
          <w:i/>
        </w:rPr>
        <w:t xml:space="preserve"> </w:t>
      </w:r>
      <w:r w:rsidR="00DB3F95" w:rsidRPr="00173164">
        <w:rPr>
          <w:rFonts w:cstheme="minorHAnsi"/>
          <w:i/>
        </w:rPr>
        <w:t>reporting, the S</w:t>
      </w:r>
      <w:r w:rsidR="004049B7" w:rsidRPr="00173164">
        <w:rPr>
          <w:rFonts w:cstheme="minorHAnsi"/>
          <w:i/>
        </w:rPr>
        <w:t>AE</w:t>
      </w:r>
      <w:r w:rsidR="004735F0">
        <w:rPr>
          <w:rFonts w:cstheme="minorHAnsi"/>
          <w:i/>
        </w:rPr>
        <w:t xml:space="preserve"> </w:t>
      </w:r>
      <w:r w:rsidR="00DB3F95" w:rsidRPr="00173164">
        <w:rPr>
          <w:rFonts w:cstheme="minorHAnsi"/>
          <w:i/>
        </w:rPr>
        <w:t xml:space="preserve">MP takes precedence. Where differences arise between </w:t>
      </w:r>
      <w:r w:rsidR="00963B4A">
        <w:rPr>
          <w:rFonts w:cstheme="minorHAnsi"/>
          <w:i/>
        </w:rPr>
        <w:t>&lt;CRO&gt;</w:t>
      </w:r>
      <w:r w:rsidR="002760A6" w:rsidRPr="00173164">
        <w:rPr>
          <w:rFonts w:cstheme="minorHAnsi"/>
          <w:i/>
        </w:rPr>
        <w:t xml:space="preserve"> </w:t>
      </w:r>
      <w:r w:rsidR="00DB3F95" w:rsidRPr="00173164">
        <w:rPr>
          <w:rFonts w:cstheme="minorHAnsi"/>
          <w:i/>
        </w:rPr>
        <w:t>SOPs</w:t>
      </w:r>
      <w:r w:rsidR="00DB3F95" w:rsidRPr="00173164">
        <w:rPr>
          <w:rFonts w:cstheme="minorHAnsi"/>
          <w:b/>
          <w:i/>
        </w:rPr>
        <w:t xml:space="preserve"> </w:t>
      </w:r>
      <w:r w:rsidR="00DB3F95" w:rsidRPr="00173164">
        <w:rPr>
          <w:rFonts w:cstheme="minorHAnsi"/>
          <w:i/>
        </w:rPr>
        <w:t xml:space="preserve">and </w:t>
      </w:r>
      <w:r w:rsidR="002760A6" w:rsidRPr="00173164">
        <w:rPr>
          <w:rFonts w:cstheme="minorHAnsi"/>
          <w:i/>
        </w:rPr>
        <w:t>BMS</w:t>
      </w:r>
      <w:r w:rsidR="00924EF9" w:rsidRPr="00173164">
        <w:rPr>
          <w:rFonts w:cstheme="minorHAnsi"/>
          <w:i/>
        </w:rPr>
        <w:t xml:space="preserve"> </w:t>
      </w:r>
      <w:r w:rsidR="00DB3F95" w:rsidRPr="00173164">
        <w:rPr>
          <w:rFonts w:cstheme="minorHAnsi"/>
          <w:i/>
        </w:rPr>
        <w:t>SOPs, the BMS SOP will take precedence.</w:t>
      </w:r>
    </w:p>
    <w:p w14:paraId="1605443D" w14:textId="11863736" w:rsidR="00837A99" w:rsidRDefault="00837A99">
      <w:pPr>
        <w:spacing w:after="0"/>
        <w:rPr>
          <w:rFonts w:cstheme="minorHAnsi"/>
          <w:b/>
          <w:bCs/>
          <w:caps/>
          <w:spacing w:val="60"/>
          <w:sz w:val="26"/>
        </w:rPr>
      </w:pPr>
      <w:bookmarkStart w:id="99" w:name="_Toc239156969"/>
    </w:p>
    <w:p w14:paraId="6500D0CE" w14:textId="20C89231" w:rsidR="00C66F86" w:rsidRDefault="00C66F86">
      <w:pPr>
        <w:spacing w:after="0"/>
        <w:rPr>
          <w:rFonts w:cstheme="minorHAnsi"/>
          <w:b/>
          <w:bCs/>
          <w:caps/>
          <w:spacing w:val="60"/>
          <w:sz w:val="26"/>
        </w:rPr>
      </w:pPr>
    </w:p>
    <w:p w14:paraId="499D2ED4" w14:textId="54F2EA68" w:rsidR="00C66F86" w:rsidRDefault="00C66F86">
      <w:pPr>
        <w:spacing w:after="0"/>
        <w:rPr>
          <w:rFonts w:cstheme="minorHAnsi"/>
          <w:b/>
          <w:bCs/>
          <w:caps/>
          <w:spacing w:val="60"/>
          <w:sz w:val="26"/>
        </w:rPr>
      </w:pPr>
    </w:p>
    <w:p w14:paraId="06178302" w14:textId="71E5757A" w:rsidR="00C66F86" w:rsidRDefault="00C66F86">
      <w:pPr>
        <w:spacing w:after="0"/>
        <w:rPr>
          <w:rFonts w:cstheme="minorHAnsi"/>
          <w:b/>
          <w:bCs/>
          <w:caps/>
          <w:spacing w:val="60"/>
          <w:sz w:val="26"/>
        </w:rPr>
      </w:pPr>
    </w:p>
    <w:p w14:paraId="0AD8C3AF" w14:textId="68BB154A" w:rsidR="00C66F86" w:rsidRDefault="00C66F86">
      <w:pPr>
        <w:spacing w:after="0"/>
        <w:rPr>
          <w:rFonts w:cstheme="minorHAnsi"/>
          <w:b/>
          <w:bCs/>
          <w:caps/>
          <w:spacing w:val="60"/>
          <w:sz w:val="26"/>
        </w:rPr>
      </w:pPr>
    </w:p>
    <w:p w14:paraId="6C2CB8AF" w14:textId="78715A98" w:rsidR="00C66F86" w:rsidRDefault="00C66F86">
      <w:pPr>
        <w:spacing w:after="0"/>
        <w:rPr>
          <w:rFonts w:cstheme="minorHAnsi"/>
          <w:b/>
          <w:bCs/>
          <w:caps/>
          <w:spacing w:val="60"/>
          <w:sz w:val="26"/>
        </w:rPr>
      </w:pPr>
    </w:p>
    <w:p w14:paraId="2FAD77B3" w14:textId="595ED057" w:rsidR="00CE796D" w:rsidRDefault="00CE796D">
      <w:pPr>
        <w:spacing w:after="0"/>
        <w:rPr>
          <w:rFonts w:cstheme="minorHAnsi"/>
          <w:b/>
          <w:bCs/>
          <w:caps/>
          <w:spacing w:val="60"/>
          <w:sz w:val="26"/>
        </w:rPr>
      </w:pPr>
    </w:p>
    <w:p w14:paraId="256B7013" w14:textId="5EDF6A66" w:rsidR="00CE796D" w:rsidRDefault="00CE796D">
      <w:pPr>
        <w:spacing w:after="0"/>
        <w:rPr>
          <w:rFonts w:cstheme="minorHAnsi"/>
          <w:b/>
          <w:bCs/>
          <w:caps/>
          <w:spacing w:val="60"/>
          <w:sz w:val="26"/>
        </w:rPr>
      </w:pPr>
    </w:p>
    <w:p w14:paraId="3C01B1DB" w14:textId="250534DA" w:rsidR="00CE796D" w:rsidRDefault="00CE796D">
      <w:pPr>
        <w:spacing w:after="0"/>
        <w:rPr>
          <w:rFonts w:cstheme="minorHAnsi"/>
          <w:b/>
          <w:bCs/>
          <w:caps/>
          <w:spacing w:val="60"/>
          <w:sz w:val="26"/>
        </w:rPr>
      </w:pPr>
    </w:p>
    <w:p w14:paraId="53C949DD" w14:textId="1EE8F5E2" w:rsidR="00CE796D" w:rsidRDefault="00CE796D">
      <w:pPr>
        <w:spacing w:after="0"/>
        <w:rPr>
          <w:rFonts w:cstheme="minorHAnsi"/>
          <w:b/>
          <w:bCs/>
          <w:caps/>
          <w:spacing w:val="60"/>
          <w:sz w:val="26"/>
        </w:rPr>
      </w:pPr>
    </w:p>
    <w:p w14:paraId="6A2DB27F" w14:textId="70A23C51" w:rsidR="00CE796D" w:rsidRDefault="00CE796D">
      <w:pPr>
        <w:spacing w:after="0"/>
        <w:rPr>
          <w:rFonts w:cstheme="minorHAnsi"/>
          <w:b/>
          <w:bCs/>
          <w:caps/>
          <w:spacing w:val="60"/>
          <w:sz w:val="26"/>
        </w:rPr>
      </w:pPr>
    </w:p>
    <w:p w14:paraId="1AF0E571" w14:textId="77777777" w:rsidR="00CE796D" w:rsidRDefault="00CE796D">
      <w:pPr>
        <w:spacing w:after="0"/>
        <w:rPr>
          <w:rFonts w:cstheme="minorHAnsi"/>
          <w:b/>
          <w:bCs/>
          <w:caps/>
          <w:spacing w:val="60"/>
          <w:sz w:val="26"/>
        </w:rPr>
      </w:pPr>
    </w:p>
    <w:p w14:paraId="504775EF" w14:textId="1FBCA4B3" w:rsidR="00C66F86" w:rsidRDefault="00C66F86">
      <w:pPr>
        <w:spacing w:after="0"/>
        <w:rPr>
          <w:rFonts w:cstheme="minorHAnsi"/>
          <w:b/>
          <w:bCs/>
          <w:caps/>
          <w:spacing w:val="60"/>
          <w:sz w:val="26"/>
        </w:rPr>
      </w:pPr>
    </w:p>
    <w:p w14:paraId="2307273E" w14:textId="18F2E582" w:rsidR="00C66F86" w:rsidRDefault="00C66F86">
      <w:pPr>
        <w:spacing w:after="0"/>
        <w:rPr>
          <w:rFonts w:cstheme="minorHAnsi"/>
          <w:b/>
          <w:bCs/>
          <w:caps/>
          <w:spacing w:val="60"/>
          <w:sz w:val="26"/>
        </w:rPr>
      </w:pPr>
    </w:p>
    <w:p w14:paraId="395B5D28" w14:textId="77777777" w:rsidR="00C66F86" w:rsidRDefault="00C66F86">
      <w:pPr>
        <w:spacing w:after="0"/>
        <w:rPr>
          <w:rFonts w:cstheme="minorHAnsi"/>
          <w:b/>
          <w:bCs/>
          <w:caps/>
          <w:spacing w:val="60"/>
          <w:sz w:val="26"/>
        </w:rPr>
      </w:pPr>
    </w:p>
    <w:p w14:paraId="1605443E" w14:textId="77777777" w:rsidR="00DB3F95" w:rsidRPr="002760A6" w:rsidRDefault="00FB722A" w:rsidP="00F87896">
      <w:pPr>
        <w:pStyle w:val="Heading2"/>
      </w:pPr>
      <w:bookmarkStart w:id="100" w:name="_Toc346710308"/>
      <w:bookmarkStart w:id="101" w:name="_Toc346728884"/>
      <w:bookmarkStart w:id="102" w:name="_Toc58316633"/>
      <w:r w:rsidRPr="002760A6">
        <w:lastRenderedPageBreak/>
        <w:t>RESPONSIBILITIES</w:t>
      </w:r>
      <w:bookmarkEnd w:id="99"/>
      <w:bookmarkEnd w:id="100"/>
      <w:bookmarkEnd w:id="101"/>
      <w:bookmarkEnd w:id="102"/>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84"/>
        <w:gridCol w:w="972"/>
        <w:gridCol w:w="972"/>
      </w:tblGrid>
      <w:tr w:rsidR="00C64D16" w:rsidRPr="002760A6" w14:paraId="16054442" w14:textId="77777777" w:rsidTr="00501C6F">
        <w:trPr>
          <w:trHeight w:val="413"/>
          <w:tblHeader/>
          <w:jc w:val="center"/>
        </w:trPr>
        <w:tc>
          <w:tcPr>
            <w:tcW w:w="7884" w:type="dxa"/>
            <w:shd w:val="clear" w:color="auto" w:fill="B8CCE4" w:themeFill="accent1" w:themeFillTint="66"/>
            <w:vAlign w:val="center"/>
          </w:tcPr>
          <w:p w14:paraId="1605443F" w14:textId="77777777" w:rsidR="00DB3F95" w:rsidRPr="00722F57" w:rsidRDefault="00DB3F95" w:rsidP="00722F57">
            <w:pPr>
              <w:spacing w:after="0"/>
              <w:jc w:val="center"/>
              <w:rPr>
                <w:rFonts w:cstheme="minorHAnsi"/>
                <w:b/>
                <w:bCs/>
                <w:smallCaps/>
              </w:rPr>
            </w:pPr>
            <w:r w:rsidRPr="00722F57">
              <w:rPr>
                <w:rFonts w:cstheme="minorHAnsi"/>
                <w:b/>
                <w:bCs/>
                <w:smallCaps/>
              </w:rPr>
              <w:t>Task</w:t>
            </w:r>
          </w:p>
        </w:tc>
        <w:tc>
          <w:tcPr>
            <w:tcW w:w="972" w:type="dxa"/>
            <w:shd w:val="clear" w:color="auto" w:fill="B8CCE4" w:themeFill="accent1" w:themeFillTint="66"/>
            <w:vAlign w:val="center"/>
          </w:tcPr>
          <w:p w14:paraId="16054440" w14:textId="77777777" w:rsidR="00DB3F95" w:rsidRPr="00722F57" w:rsidRDefault="00DB3F95" w:rsidP="00722F57">
            <w:pPr>
              <w:spacing w:after="0"/>
              <w:jc w:val="center"/>
              <w:rPr>
                <w:rFonts w:cstheme="minorHAnsi"/>
                <w:b/>
                <w:bCs/>
                <w:smallCaps/>
              </w:rPr>
            </w:pPr>
            <w:r w:rsidRPr="00722F57">
              <w:rPr>
                <w:rFonts w:cstheme="minorHAnsi"/>
                <w:b/>
                <w:bCs/>
                <w:smallCaps/>
              </w:rPr>
              <w:t>BMS</w:t>
            </w:r>
          </w:p>
        </w:tc>
        <w:tc>
          <w:tcPr>
            <w:tcW w:w="972" w:type="dxa"/>
            <w:shd w:val="clear" w:color="auto" w:fill="B8CCE4" w:themeFill="accent1" w:themeFillTint="66"/>
            <w:vAlign w:val="center"/>
          </w:tcPr>
          <w:p w14:paraId="16054441" w14:textId="1DF81B6D" w:rsidR="00DB3F95" w:rsidRPr="00722F57" w:rsidRDefault="00B350C7" w:rsidP="00722F57">
            <w:pPr>
              <w:spacing w:after="0"/>
              <w:jc w:val="center"/>
              <w:rPr>
                <w:rFonts w:cstheme="minorHAnsi"/>
                <w:b/>
                <w:bCs/>
                <w:smallCaps/>
              </w:rPr>
            </w:pPr>
            <w:proofErr w:type="spellStart"/>
            <w:r>
              <w:rPr>
                <w:rFonts w:cstheme="minorHAnsi"/>
                <w:b/>
                <w:bCs/>
                <w:smallCaps/>
              </w:rPr>
              <w:t>Syneos</w:t>
            </w:r>
            <w:proofErr w:type="spellEnd"/>
            <w:r>
              <w:rPr>
                <w:rFonts w:cstheme="minorHAnsi"/>
                <w:b/>
                <w:bCs/>
                <w:smallCaps/>
              </w:rPr>
              <w:t xml:space="preserve"> Health</w:t>
            </w:r>
          </w:p>
        </w:tc>
      </w:tr>
      <w:tr w:rsidR="00C64D16" w:rsidRPr="002760A6" w14:paraId="16054446" w14:textId="77777777" w:rsidTr="00501C6F">
        <w:trPr>
          <w:trHeight w:val="360"/>
          <w:jc w:val="center"/>
        </w:trPr>
        <w:tc>
          <w:tcPr>
            <w:tcW w:w="7884" w:type="dxa"/>
            <w:vAlign w:val="center"/>
          </w:tcPr>
          <w:p w14:paraId="16054443" w14:textId="77777777" w:rsidR="00DB3F95" w:rsidRPr="00BA5360" w:rsidRDefault="000C6B2E" w:rsidP="00722F57">
            <w:pPr>
              <w:spacing w:after="0"/>
              <w:rPr>
                <w:rFonts w:cstheme="minorHAnsi"/>
              </w:rPr>
            </w:pPr>
            <w:r w:rsidRPr="00BA5360">
              <w:rPr>
                <w:rFonts w:cstheme="minorHAnsi"/>
                <w:szCs w:val="22"/>
              </w:rPr>
              <w:t>Training of</w:t>
            </w:r>
            <w:r w:rsidR="006D7D69" w:rsidRPr="00BA5360">
              <w:rPr>
                <w:rFonts w:cstheme="minorHAnsi"/>
                <w:szCs w:val="22"/>
              </w:rPr>
              <w:t xml:space="preserve"> </w:t>
            </w:r>
            <w:r w:rsidR="00924EF9" w:rsidRPr="00BA5360">
              <w:rPr>
                <w:rFonts w:cstheme="minorHAnsi"/>
                <w:szCs w:val="22"/>
              </w:rPr>
              <w:t>i</w:t>
            </w:r>
            <w:r w:rsidR="006D7D69" w:rsidRPr="00BA5360">
              <w:rPr>
                <w:rFonts w:cstheme="minorHAnsi"/>
                <w:szCs w:val="22"/>
              </w:rPr>
              <w:t xml:space="preserve">nvestigators and </w:t>
            </w:r>
            <w:r w:rsidR="00696D67" w:rsidRPr="00BA5360">
              <w:rPr>
                <w:rFonts w:cstheme="minorHAnsi"/>
                <w:szCs w:val="22"/>
              </w:rPr>
              <w:t>s</w:t>
            </w:r>
            <w:r w:rsidR="006D7D69" w:rsidRPr="00BA5360">
              <w:rPr>
                <w:rFonts w:cstheme="minorHAnsi"/>
                <w:szCs w:val="22"/>
              </w:rPr>
              <w:t xml:space="preserve">taff on </w:t>
            </w:r>
            <w:r w:rsidR="00727044">
              <w:rPr>
                <w:rFonts w:cstheme="minorHAnsi"/>
                <w:szCs w:val="22"/>
              </w:rPr>
              <w:t>AE/</w:t>
            </w:r>
            <w:r w:rsidR="006D7D69" w:rsidRPr="00BA5360">
              <w:rPr>
                <w:rFonts w:cstheme="minorHAnsi"/>
                <w:szCs w:val="22"/>
              </w:rPr>
              <w:t xml:space="preserve">SAE </w:t>
            </w:r>
            <w:r w:rsidR="00696D67" w:rsidRPr="00BA5360">
              <w:rPr>
                <w:rFonts w:cstheme="minorHAnsi"/>
                <w:szCs w:val="22"/>
              </w:rPr>
              <w:t>p</w:t>
            </w:r>
            <w:r w:rsidR="006D7D69" w:rsidRPr="00BA5360">
              <w:rPr>
                <w:rFonts w:cstheme="minorHAnsi"/>
                <w:szCs w:val="22"/>
              </w:rPr>
              <w:t>rocedures</w:t>
            </w:r>
          </w:p>
        </w:tc>
        <w:tc>
          <w:tcPr>
            <w:tcW w:w="972" w:type="dxa"/>
            <w:vAlign w:val="center"/>
          </w:tcPr>
          <w:p w14:paraId="16054444" w14:textId="77777777" w:rsidR="00DB3F95" w:rsidRPr="00BA5360" w:rsidRDefault="00DB3F95" w:rsidP="00722F57">
            <w:pPr>
              <w:spacing w:after="0"/>
              <w:jc w:val="center"/>
              <w:rPr>
                <w:rFonts w:cstheme="minorHAnsi"/>
              </w:rPr>
            </w:pPr>
          </w:p>
        </w:tc>
        <w:tc>
          <w:tcPr>
            <w:tcW w:w="972" w:type="dxa"/>
            <w:vAlign w:val="center"/>
          </w:tcPr>
          <w:p w14:paraId="16054445" w14:textId="77777777" w:rsidR="00DB3F95" w:rsidRPr="00BA5360" w:rsidRDefault="006D7D69" w:rsidP="00722F57">
            <w:pPr>
              <w:spacing w:after="0"/>
              <w:jc w:val="center"/>
              <w:rPr>
                <w:rFonts w:cstheme="minorHAnsi"/>
              </w:rPr>
            </w:pPr>
            <w:r w:rsidRPr="00BA5360">
              <w:rPr>
                <w:rFonts w:cstheme="minorHAnsi"/>
                <w:szCs w:val="22"/>
              </w:rPr>
              <w:t>X</w:t>
            </w:r>
          </w:p>
        </w:tc>
      </w:tr>
      <w:tr w:rsidR="00BA5360" w:rsidRPr="002760A6" w14:paraId="1605444A" w14:textId="77777777" w:rsidTr="00501C6F">
        <w:trPr>
          <w:trHeight w:val="360"/>
          <w:jc w:val="center"/>
        </w:trPr>
        <w:tc>
          <w:tcPr>
            <w:tcW w:w="7884" w:type="dxa"/>
            <w:vAlign w:val="center"/>
          </w:tcPr>
          <w:p w14:paraId="16054447" w14:textId="77777777" w:rsidR="00BA5360" w:rsidRPr="00F90F48" w:rsidRDefault="00BA5360" w:rsidP="00722F57">
            <w:pPr>
              <w:spacing w:after="0"/>
              <w:rPr>
                <w:rFonts w:cstheme="minorHAnsi"/>
              </w:rPr>
            </w:pPr>
            <w:r w:rsidRPr="00F90F48">
              <w:rPr>
                <w:rFonts w:cstheme="minorHAnsi"/>
                <w:szCs w:val="22"/>
              </w:rPr>
              <w:t>Maintain clinical database</w:t>
            </w:r>
          </w:p>
        </w:tc>
        <w:tc>
          <w:tcPr>
            <w:tcW w:w="972" w:type="dxa"/>
            <w:vAlign w:val="center"/>
          </w:tcPr>
          <w:p w14:paraId="16054448" w14:textId="77777777" w:rsidR="00BA5360" w:rsidRPr="00F90F48" w:rsidRDefault="00BA5360" w:rsidP="00722F57">
            <w:pPr>
              <w:spacing w:after="0"/>
              <w:jc w:val="center"/>
              <w:rPr>
                <w:rFonts w:cstheme="minorHAnsi"/>
              </w:rPr>
            </w:pPr>
          </w:p>
        </w:tc>
        <w:tc>
          <w:tcPr>
            <w:tcW w:w="972" w:type="dxa"/>
            <w:vAlign w:val="center"/>
          </w:tcPr>
          <w:p w14:paraId="16054449" w14:textId="77777777" w:rsidR="00BA5360" w:rsidRPr="00F90F48" w:rsidRDefault="00BA5360" w:rsidP="00722F57">
            <w:pPr>
              <w:spacing w:after="0"/>
              <w:jc w:val="center"/>
              <w:rPr>
                <w:rFonts w:cstheme="minorHAnsi"/>
              </w:rPr>
            </w:pPr>
            <w:r w:rsidRPr="00F90F48">
              <w:rPr>
                <w:rFonts w:cstheme="minorHAnsi"/>
              </w:rPr>
              <w:t>X</w:t>
            </w:r>
          </w:p>
        </w:tc>
      </w:tr>
      <w:tr w:rsidR="00C64D16" w:rsidRPr="002760A6" w14:paraId="1605444E" w14:textId="77777777" w:rsidTr="00501C6F">
        <w:trPr>
          <w:trHeight w:val="360"/>
          <w:jc w:val="center"/>
        </w:trPr>
        <w:tc>
          <w:tcPr>
            <w:tcW w:w="7884" w:type="dxa"/>
            <w:vAlign w:val="center"/>
          </w:tcPr>
          <w:p w14:paraId="1605444B" w14:textId="77777777" w:rsidR="00DB3F95" w:rsidRPr="00F90F48" w:rsidRDefault="006D7D69" w:rsidP="00722F57">
            <w:pPr>
              <w:spacing w:after="0"/>
              <w:rPr>
                <w:rFonts w:cstheme="minorHAnsi"/>
              </w:rPr>
            </w:pPr>
            <w:r w:rsidRPr="00F90F48">
              <w:rPr>
                <w:rFonts w:cstheme="minorHAnsi"/>
                <w:szCs w:val="22"/>
              </w:rPr>
              <w:t xml:space="preserve">Maintain safety database of </w:t>
            </w:r>
            <w:r w:rsidR="000623BD">
              <w:rPr>
                <w:rFonts w:cstheme="minorHAnsi"/>
                <w:szCs w:val="22"/>
              </w:rPr>
              <w:t>AE/</w:t>
            </w:r>
            <w:r w:rsidRPr="00F90F48">
              <w:rPr>
                <w:rFonts w:cstheme="minorHAnsi"/>
                <w:szCs w:val="22"/>
              </w:rPr>
              <w:t>SAEs</w:t>
            </w:r>
          </w:p>
        </w:tc>
        <w:tc>
          <w:tcPr>
            <w:tcW w:w="972" w:type="dxa"/>
            <w:vAlign w:val="center"/>
          </w:tcPr>
          <w:p w14:paraId="1605444C" w14:textId="77777777" w:rsidR="00DB3F95" w:rsidRPr="00F90F48" w:rsidRDefault="006D7D69" w:rsidP="00722F57">
            <w:pPr>
              <w:spacing w:after="0"/>
              <w:jc w:val="center"/>
              <w:rPr>
                <w:rFonts w:cstheme="minorHAnsi"/>
              </w:rPr>
            </w:pPr>
            <w:r w:rsidRPr="00F90F48">
              <w:rPr>
                <w:rFonts w:cstheme="minorHAnsi"/>
                <w:szCs w:val="22"/>
              </w:rPr>
              <w:t>X</w:t>
            </w:r>
          </w:p>
        </w:tc>
        <w:tc>
          <w:tcPr>
            <w:tcW w:w="972" w:type="dxa"/>
            <w:vAlign w:val="center"/>
          </w:tcPr>
          <w:p w14:paraId="1605444D" w14:textId="77777777" w:rsidR="00DB3F95" w:rsidRPr="00F90F48" w:rsidRDefault="00DB3F95" w:rsidP="00722F57">
            <w:pPr>
              <w:spacing w:after="0"/>
              <w:jc w:val="center"/>
              <w:rPr>
                <w:rFonts w:cstheme="minorHAnsi"/>
              </w:rPr>
            </w:pPr>
          </w:p>
        </w:tc>
      </w:tr>
      <w:tr w:rsidR="00C64D16" w:rsidRPr="002760A6" w14:paraId="16054452" w14:textId="77777777" w:rsidTr="00501C6F">
        <w:trPr>
          <w:trHeight w:val="360"/>
          <w:jc w:val="center"/>
        </w:trPr>
        <w:tc>
          <w:tcPr>
            <w:tcW w:w="7884" w:type="dxa"/>
            <w:vAlign w:val="center"/>
          </w:tcPr>
          <w:p w14:paraId="1605444F" w14:textId="77777777" w:rsidR="00DB3F95" w:rsidRPr="00F90F48" w:rsidRDefault="006D7D69" w:rsidP="00722F57">
            <w:pPr>
              <w:spacing w:after="0"/>
              <w:rPr>
                <w:rFonts w:cstheme="minorHAnsi"/>
              </w:rPr>
            </w:pPr>
            <w:r w:rsidRPr="00F90F48">
              <w:rPr>
                <w:rFonts w:cstheme="minorHAnsi"/>
                <w:szCs w:val="22"/>
              </w:rPr>
              <w:t xml:space="preserve">Receipt of </w:t>
            </w:r>
            <w:r w:rsidR="000623BD">
              <w:rPr>
                <w:rFonts w:cstheme="minorHAnsi"/>
                <w:szCs w:val="22"/>
              </w:rPr>
              <w:t>AE/</w:t>
            </w:r>
            <w:r w:rsidRPr="00F90F48">
              <w:rPr>
                <w:rFonts w:cstheme="minorHAnsi"/>
                <w:szCs w:val="22"/>
              </w:rPr>
              <w:t>SAEs from investigators</w:t>
            </w:r>
          </w:p>
        </w:tc>
        <w:tc>
          <w:tcPr>
            <w:tcW w:w="972" w:type="dxa"/>
            <w:vAlign w:val="center"/>
          </w:tcPr>
          <w:p w14:paraId="16054450" w14:textId="77777777" w:rsidR="00DB3F95" w:rsidRPr="00F90F48" w:rsidRDefault="00DB3F95" w:rsidP="00722F57">
            <w:pPr>
              <w:spacing w:after="0"/>
              <w:jc w:val="center"/>
              <w:rPr>
                <w:rFonts w:cstheme="minorHAnsi"/>
              </w:rPr>
            </w:pPr>
          </w:p>
        </w:tc>
        <w:tc>
          <w:tcPr>
            <w:tcW w:w="972" w:type="dxa"/>
            <w:vAlign w:val="center"/>
          </w:tcPr>
          <w:p w14:paraId="16054451" w14:textId="77777777" w:rsidR="00DB3F95" w:rsidRPr="00F90F48" w:rsidRDefault="006D7D69" w:rsidP="00722F57">
            <w:pPr>
              <w:spacing w:after="0"/>
              <w:jc w:val="center"/>
              <w:rPr>
                <w:rFonts w:cstheme="minorHAnsi"/>
              </w:rPr>
            </w:pPr>
            <w:r w:rsidRPr="00F90F48">
              <w:rPr>
                <w:rFonts w:cstheme="minorHAnsi"/>
                <w:szCs w:val="22"/>
              </w:rPr>
              <w:t>X</w:t>
            </w:r>
          </w:p>
        </w:tc>
      </w:tr>
      <w:tr w:rsidR="00C64D16" w:rsidRPr="002760A6" w14:paraId="16054456" w14:textId="77777777" w:rsidTr="00501C6F">
        <w:trPr>
          <w:trHeight w:val="360"/>
          <w:jc w:val="center"/>
        </w:trPr>
        <w:tc>
          <w:tcPr>
            <w:tcW w:w="7884" w:type="dxa"/>
            <w:vAlign w:val="center"/>
          </w:tcPr>
          <w:p w14:paraId="16054453" w14:textId="77777777" w:rsidR="00DB3F95" w:rsidRPr="00F90F48" w:rsidRDefault="006D7D69" w:rsidP="00722F57">
            <w:pPr>
              <w:spacing w:after="0"/>
              <w:rPr>
                <w:rFonts w:cstheme="minorHAnsi"/>
              </w:rPr>
            </w:pPr>
            <w:r w:rsidRPr="00F90F48">
              <w:rPr>
                <w:rFonts w:cstheme="minorHAnsi"/>
                <w:szCs w:val="22"/>
              </w:rPr>
              <w:t xml:space="preserve">Assess </w:t>
            </w:r>
            <w:r w:rsidR="000623BD">
              <w:rPr>
                <w:rFonts w:cstheme="minorHAnsi"/>
                <w:szCs w:val="22"/>
              </w:rPr>
              <w:t>AE/</w:t>
            </w:r>
            <w:r w:rsidRPr="00F90F48">
              <w:rPr>
                <w:rFonts w:cstheme="minorHAnsi"/>
                <w:szCs w:val="22"/>
              </w:rPr>
              <w:t>SAEs for minimal data elements</w:t>
            </w:r>
          </w:p>
        </w:tc>
        <w:tc>
          <w:tcPr>
            <w:tcW w:w="972" w:type="dxa"/>
            <w:vAlign w:val="center"/>
          </w:tcPr>
          <w:p w14:paraId="16054454" w14:textId="77777777" w:rsidR="00DB3F95" w:rsidRPr="00F90F48" w:rsidRDefault="00DB3F95" w:rsidP="00722F57">
            <w:pPr>
              <w:spacing w:after="0"/>
              <w:jc w:val="center"/>
              <w:rPr>
                <w:rFonts w:cstheme="minorHAnsi"/>
              </w:rPr>
            </w:pPr>
          </w:p>
        </w:tc>
        <w:tc>
          <w:tcPr>
            <w:tcW w:w="972" w:type="dxa"/>
            <w:vAlign w:val="center"/>
          </w:tcPr>
          <w:p w14:paraId="16054455" w14:textId="77777777" w:rsidR="00DB3F95" w:rsidRPr="00F90F48" w:rsidRDefault="006D7D69" w:rsidP="00722F57">
            <w:pPr>
              <w:spacing w:after="0"/>
              <w:jc w:val="center"/>
              <w:rPr>
                <w:rFonts w:cstheme="minorHAnsi"/>
              </w:rPr>
            </w:pPr>
            <w:r w:rsidRPr="00F90F48">
              <w:rPr>
                <w:rFonts w:cstheme="minorHAnsi"/>
                <w:szCs w:val="22"/>
              </w:rPr>
              <w:t>X</w:t>
            </w:r>
          </w:p>
        </w:tc>
      </w:tr>
      <w:tr w:rsidR="00C64D16" w:rsidRPr="002760A6" w14:paraId="1605445A" w14:textId="77777777" w:rsidTr="00501C6F">
        <w:trPr>
          <w:trHeight w:val="360"/>
          <w:jc w:val="center"/>
        </w:trPr>
        <w:tc>
          <w:tcPr>
            <w:tcW w:w="7884" w:type="dxa"/>
            <w:vAlign w:val="center"/>
          </w:tcPr>
          <w:p w14:paraId="16054457" w14:textId="77777777" w:rsidR="00DB3F95" w:rsidRPr="00F90F48" w:rsidRDefault="006D7D69" w:rsidP="009E577E">
            <w:pPr>
              <w:spacing w:after="0"/>
              <w:rPr>
                <w:rFonts w:cstheme="minorHAnsi"/>
              </w:rPr>
            </w:pPr>
            <w:r w:rsidRPr="00F90F48">
              <w:rPr>
                <w:rFonts w:cstheme="minorHAnsi"/>
                <w:szCs w:val="22"/>
              </w:rPr>
              <w:t xml:space="preserve">Generate </w:t>
            </w:r>
            <w:r w:rsidR="000623BD">
              <w:rPr>
                <w:rFonts w:cstheme="minorHAnsi"/>
                <w:szCs w:val="22"/>
              </w:rPr>
              <w:t>AE/</w:t>
            </w:r>
            <w:r w:rsidR="008724A5">
              <w:rPr>
                <w:rFonts w:cstheme="minorHAnsi"/>
                <w:szCs w:val="22"/>
              </w:rPr>
              <w:t>SAE queries</w:t>
            </w:r>
          </w:p>
        </w:tc>
        <w:tc>
          <w:tcPr>
            <w:tcW w:w="972" w:type="dxa"/>
            <w:vAlign w:val="center"/>
          </w:tcPr>
          <w:p w14:paraId="16054458" w14:textId="77777777" w:rsidR="00DB3F95" w:rsidRPr="00F90F48" w:rsidRDefault="006D7D69" w:rsidP="00722F57">
            <w:pPr>
              <w:spacing w:after="0"/>
              <w:jc w:val="center"/>
              <w:rPr>
                <w:rFonts w:cstheme="minorHAnsi"/>
              </w:rPr>
            </w:pPr>
            <w:r w:rsidRPr="00F90F48">
              <w:rPr>
                <w:rFonts w:cstheme="minorHAnsi"/>
                <w:szCs w:val="22"/>
              </w:rPr>
              <w:t>X</w:t>
            </w:r>
          </w:p>
        </w:tc>
        <w:tc>
          <w:tcPr>
            <w:tcW w:w="972" w:type="dxa"/>
            <w:vAlign w:val="center"/>
          </w:tcPr>
          <w:p w14:paraId="16054459" w14:textId="77777777" w:rsidR="00DB3F95" w:rsidRPr="00F90F48" w:rsidRDefault="00DB3F95" w:rsidP="00722F57">
            <w:pPr>
              <w:spacing w:after="0"/>
              <w:jc w:val="center"/>
              <w:rPr>
                <w:rFonts w:cstheme="minorHAnsi"/>
              </w:rPr>
            </w:pPr>
          </w:p>
        </w:tc>
      </w:tr>
      <w:tr w:rsidR="00C64D16" w:rsidRPr="002760A6" w14:paraId="1605445E" w14:textId="77777777" w:rsidTr="00501C6F">
        <w:trPr>
          <w:trHeight w:val="360"/>
          <w:jc w:val="center"/>
        </w:trPr>
        <w:tc>
          <w:tcPr>
            <w:tcW w:w="7884" w:type="dxa"/>
            <w:vAlign w:val="center"/>
          </w:tcPr>
          <w:p w14:paraId="1605445B" w14:textId="77777777" w:rsidR="00DB3F95" w:rsidRPr="00F90F48" w:rsidRDefault="006D7D69" w:rsidP="00722F57">
            <w:pPr>
              <w:spacing w:after="0"/>
              <w:rPr>
                <w:rFonts w:cstheme="minorHAnsi"/>
              </w:rPr>
            </w:pPr>
            <w:r w:rsidRPr="00F90F48">
              <w:rPr>
                <w:rFonts w:cstheme="minorHAnsi"/>
                <w:szCs w:val="22"/>
              </w:rPr>
              <w:t xml:space="preserve">Send and track </w:t>
            </w:r>
            <w:r w:rsidR="000623BD">
              <w:rPr>
                <w:rFonts w:cstheme="minorHAnsi"/>
                <w:szCs w:val="22"/>
              </w:rPr>
              <w:t>AE/</w:t>
            </w:r>
            <w:r w:rsidR="00F90F48">
              <w:rPr>
                <w:rFonts w:cstheme="minorHAnsi"/>
                <w:szCs w:val="22"/>
              </w:rPr>
              <w:t xml:space="preserve">SAE </w:t>
            </w:r>
            <w:r w:rsidRPr="00F90F48">
              <w:rPr>
                <w:rFonts w:cstheme="minorHAnsi"/>
                <w:szCs w:val="22"/>
              </w:rPr>
              <w:t>queries to investigators</w:t>
            </w:r>
          </w:p>
        </w:tc>
        <w:tc>
          <w:tcPr>
            <w:tcW w:w="972" w:type="dxa"/>
            <w:vAlign w:val="center"/>
          </w:tcPr>
          <w:p w14:paraId="1605445C" w14:textId="77777777" w:rsidR="00DB3F95" w:rsidRPr="00F90F48" w:rsidRDefault="00DB3F95" w:rsidP="00722F57">
            <w:pPr>
              <w:spacing w:after="0"/>
              <w:jc w:val="center"/>
              <w:rPr>
                <w:rFonts w:cstheme="minorHAnsi"/>
              </w:rPr>
            </w:pPr>
          </w:p>
        </w:tc>
        <w:tc>
          <w:tcPr>
            <w:tcW w:w="972" w:type="dxa"/>
            <w:vAlign w:val="center"/>
          </w:tcPr>
          <w:p w14:paraId="1605445D" w14:textId="77777777" w:rsidR="00DB3F95" w:rsidRPr="00F90F48" w:rsidRDefault="006D7D69" w:rsidP="00722F57">
            <w:pPr>
              <w:spacing w:after="0"/>
              <w:jc w:val="center"/>
              <w:rPr>
                <w:rFonts w:cstheme="minorHAnsi"/>
              </w:rPr>
            </w:pPr>
            <w:r w:rsidRPr="00F90F48">
              <w:rPr>
                <w:rFonts w:cstheme="minorHAnsi"/>
                <w:szCs w:val="22"/>
              </w:rPr>
              <w:t>X</w:t>
            </w:r>
          </w:p>
        </w:tc>
      </w:tr>
      <w:tr w:rsidR="00501C6F" w:rsidRPr="002760A6" w14:paraId="16054462" w14:textId="77777777" w:rsidTr="00501C6F">
        <w:trPr>
          <w:trHeight w:val="360"/>
          <w:jc w:val="center"/>
        </w:trPr>
        <w:tc>
          <w:tcPr>
            <w:tcW w:w="7884" w:type="dxa"/>
            <w:vAlign w:val="center"/>
          </w:tcPr>
          <w:p w14:paraId="1605445F" w14:textId="77777777" w:rsidR="00501C6F" w:rsidRPr="00F90F48" w:rsidRDefault="00501C6F" w:rsidP="00722F57">
            <w:pPr>
              <w:spacing w:after="0"/>
              <w:rPr>
                <w:rFonts w:cstheme="minorHAnsi"/>
              </w:rPr>
            </w:pPr>
            <w:r w:rsidRPr="00F90F48">
              <w:rPr>
                <w:rFonts w:cstheme="minorHAnsi"/>
                <w:szCs w:val="22"/>
              </w:rPr>
              <w:t>Ensure that all query responses and requested additional/supporting documentation</w:t>
            </w:r>
            <w:r w:rsidR="002B7AD2" w:rsidRPr="00F90F48">
              <w:rPr>
                <w:rFonts w:cstheme="minorHAnsi"/>
                <w:szCs w:val="22"/>
              </w:rPr>
              <w:t xml:space="preserve"> on a case-by-case basis</w:t>
            </w:r>
            <w:r w:rsidRPr="00F90F48">
              <w:rPr>
                <w:rFonts w:cstheme="minorHAnsi"/>
                <w:szCs w:val="22"/>
              </w:rPr>
              <w:t xml:space="preserve"> are provided to Sponsor</w:t>
            </w:r>
          </w:p>
        </w:tc>
        <w:tc>
          <w:tcPr>
            <w:tcW w:w="972" w:type="dxa"/>
            <w:vAlign w:val="center"/>
          </w:tcPr>
          <w:p w14:paraId="16054460" w14:textId="77777777" w:rsidR="00501C6F" w:rsidRPr="00F90F48" w:rsidRDefault="00501C6F" w:rsidP="00722F57">
            <w:pPr>
              <w:spacing w:after="0"/>
              <w:jc w:val="center"/>
              <w:rPr>
                <w:rFonts w:cstheme="minorHAnsi"/>
              </w:rPr>
            </w:pPr>
          </w:p>
        </w:tc>
        <w:tc>
          <w:tcPr>
            <w:tcW w:w="972" w:type="dxa"/>
            <w:vAlign w:val="center"/>
          </w:tcPr>
          <w:p w14:paraId="16054461" w14:textId="77777777" w:rsidR="00501C6F" w:rsidRPr="00F90F48" w:rsidRDefault="00501C6F" w:rsidP="00722F57">
            <w:pPr>
              <w:spacing w:after="0"/>
              <w:jc w:val="center"/>
              <w:rPr>
                <w:rFonts w:cstheme="minorHAnsi"/>
              </w:rPr>
            </w:pPr>
            <w:r w:rsidRPr="00F90F48">
              <w:rPr>
                <w:rFonts w:cstheme="minorHAnsi"/>
                <w:szCs w:val="22"/>
              </w:rPr>
              <w:t>X</w:t>
            </w:r>
          </w:p>
        </w:tc>
      </w:tr>
      <w:tr w:rsidR="004A22BD" w:rsidRPr="002760A6" w14:paraId="16054466" w14:textId="77777777" w:rsidTr="00501C6F">
        <w:trPr>
          <w:trHeight w:val="360"/>
          <w:jc w:val="center"/>
        </w:trPr>
        <w:tc>
          <w:tcPr>
            <w:tcW w:w="7884" w:type="dxa"/>
            <w:vAlign w:val="center"/>
          </w:tcPr>
          <w:p w14:paraId="16054463" w14:textId="77777777" w:rsidR="004A22BD" w:rsidRPr="00F90F48" w:rsidRDefault="00501C6F" w:rsidP="00501C6F">
            <w:pPr>
              <w:spacing w:after="0"/>
              <w:rPr>
                <w:rFonts w:cstheme="minorHAnsi"/>
              </w:rPr>
            </w:pPr>
            <w:r w:rsidRPr="00F90F48">
              <w:rPr>
                <w:rFonts w:cstheme="minorHAnsi"/>
                <w:szCs w:val="22"/>
              </w:rPr>
              <w:t>Generate and submit</w:t>
            </w:r>
            <w:r w:rsidR="004A22BD" w:rsidRPr="00F90F48">
              <w:rPr>
                <w:rFonts w:cstheme="minorHAnsi"/>
                <w:szCs w:val="22"/>
              </w:rPr>
              <w:t xml:space="preserve"> </w:t>
            </w:r>
            <w:r w:rsidRPr="00F90F48">
              <w:rPr>
                <w:rFonts w:cstheme="minorHAnsi"/>
                <w:szCs w:val="22"/>
              </w:rPr>
              <w:t>Detail Query</w:t>
            </w:r>
            <w:r w:rsidR="004A22BD" w:rsidRPr="00F90F48">
              <w:rPr>
                <w:rFonts w:cstheme="minorHAnsi"/>
                <w:szCs w:val="22"/>
              </w:rPr>
              <w:t xml:space="preserve"> Report </w:t>
            </w:r>
            <w:r w:rsidRPr="00F90F48">
              <w:rPr>
                <w:rFonts w:cstheme="minorHAnsi"/>
                <w:i/>
                <w:sz w:val="20"/>
                <w:szCs w:val="20"/>
              </w:rPr>
              <w:t xml:space="preserve">(inclusive of </w:t>
            </w:r>
            <w:r w:rsidRPr="00F90F48">
              <w:rPr>
                <w:rFonts w:cstheme="minorHAnsi"/>
                <w:b/>
                <w:i/>
                <w:sz w:val="20"/>
                <w:szCs w:val="20"/>
                <w:u w:val="single"/>
              </w:rPr>
              <w:t>ALL</w:t>
            </w:r>
            <w:r w:rsidRPr="00F90F48">
              <w:rPr>
                <w:rFonts w:cstheme="minorHAnsi"/>
                <w:i/>
                <w:sz w:val="20"/>
                <w:szCs w:val="20"/>
              </w:rPr>
              <w:t xml:space="preserve"> </w:t>
            </w:r>
            <w:r w:rsidR="00F90F48">
              <w:rPr>
                <w:rFonts w:cstheme="minorHAnsi"/>
                <w:i/>
                <w:sz w:val="20"/>
                <w:szCs w:val="20"/>
              </w:rPr>
              <w:t xml:space="preserve">GPV&amp;E generated </w:t>
            </w:r>
            <w:r w:rsidR="00727044">
              <w:rPr>
                <w:rFonts w:cstheme="minorHAnsi"/>
                <w:i/>
                <w:sz w:val="20"/>
                <w:szCs w:val="20"/>
              </w:rPr>
              <w:t>AE/</w:t>
            </w:r>
            <w:r w:rsidRPr="00F90F48">
              <w:rPr>
                <w:rFonts w:cstheme="minorHAnsi"/>
                <w:i/>
                <w:sz w:val="20"/>
                <w:szCs w:val="20"/>
              </w:rPr>
              <w:t>SAE queries)</w:t>
            </w:r>
            <w:r w:rsidRPr="00F90F48">
              <w:rPr>
                <w:rFonts w:cstheme="minorHAnsi"/>
                <w:szCs w:val="22"/>
              </w:rPr>
              <w:t xml:space="preserve"> </w:t>
            </w:r>
            <w:r w:rsidR="004A22BD" w:rsidRPr="00F90F48">
              <w:rPr>
                <w:rFonts w:cstheme="minorHAnsi"/>
                <w:szCs w:val="22"/>
              </w:rPr>
              <w:t xml:space="preserve">to Sponsor on a </w:t>
            </w:r>
            <w:r w:rsidR="000623BD">
              <w:rPr>
                <w:rFonts w:cstheme="minorHAnsi"/>
                <w:szCs w:val="22"/>
              </w:rPr>
              <w:t>bi-</w:t>
            </w:r>
            <w:r w:rsidR="004A22BD" w:rsidRPr="00F90F48">
              <w:rPr>
                <w:rFonts w:cstheme="minorHAnsi"/>
                <w:szCs w:val="22"/>
              </w:rPr>
              <w:t>weekly basis</w:t>
            </w:r>
          </w:p>
        </w:tc>
        <w:tc>
          <w:tcPr>
            <w:tcW w:w="972" w:type="dxa"/>
            <w:vAlign w:val="center"/>
          </w:tcPr>
          <w:p w14:paraId="16054464" w14:textId="77777777" w:rsidR="004A22BD" w:rsidRPr="00F90F48" w:rsidRDefault="004A22BD" w:rsidP="00722F57">
            <w:pPr>
              <w:spacing w:after="0"/>
              <w:jc w:val="center"/>
              <w:rPr>
                <w:rFonts w:cstheme="minorHAnsi"/>
              </w:rPr>
            </w:pPr>
          </w:p>
        </w:tc>
        <w:tc>
          <w:tcPr>
            <w:tcW w:w="972" w:type="dxa"/>
            <w:vAlign w:val="center"/>
          </w:tcPr>
          <w:p w14:paraId="16054465" w14:textId="77777777" w:rsidR="004A22BD" w:rsidRPr="00F90F48" w:rsidRDefault="004A22BD" w:rsidP="00722F57">
            <w:pPr>
              <w:spacing w:after="0"/>
              <w:jc w:val="center"/>
              <w:rPr>
                <w:rFonts w:cstheme="minorHAnsi"/>
              </w:rPr>
            </w:pPr>
            <w:r w:rsidRPr="00F90F48">
              <w:rPr>
                <w:rFonts w:cstheme="minorHAnsi"/>
                <w:szCs w:val="22"/>
              </w:rPr>
              <w:t>X</w:t>
            </w:r>
          </w:p>
        </w:tc>
      </w:tr>
      <w:tr w:rsidR="00C64D16" w:rsidRPr="002760A6" w14:paraId="1605446A" w14:textId="77777777" w:rsidTr="00501C6F">
        <w:trPr>
          <w:trHeight w:val="360"/>
          <w:jc w:val="center"/>
        </w:trPr>
        <w:tc>
          <w:tcPr>
            <w:tcW w:w="7884" w:type="dxa"/>
            <w:vAlign w:val="center"/>
          </w:tcPr>
          <w:p w14:paraId="16054467" w14:textId="77777777" w:rsidR="00DB3F95" w:rsidRPr="002760A6" w:rsidRDefault="006D7D69" w:rsidP="00425FB0">
            <w:pPr>
              <w:spacing w:after="0"/>
              <w:rPr>
                <w:rFonts w:cstheme="minorHAnsi"/>
              </w:rPr>
            </w:pPr>
            <w:r w:rsidRPr="002760A6">
              <w:rPr>
                <w:rFonts w:cstheme="minorHAnsi"/>
                <w:szCs w:val="22"/>
              </w:rPr>
              <w:t xml:space="preserve">Data entry and coding of </w:t>
            </w:r>
            <w:r w:rsidR="000623BD">
              <w:rPr>
                <w:rFonts w:cstheme="minorHAnsi"/>
                <w:szCs w:val="22"/>
              </w:rPr>
              <w:t>AE/</w:t>
            </w:r>
            <w:r w:rsidRPr="002760A6">
              <w:rPr>
                <w:rFonts w:cstheme="minorHAnsi"/>
                <w:szCs w:val="22"/>
              </w:rPr>
              <w:t>SAEs</w:t>
            </w:r>
            <w:r w:rsidR="005A18D1">
              <w:rPr>
                <w:rFonts w:cstheme="minorHAnsi"/>
                <w:szCs w:val="22"/>
              </w:rPr>
              <w:t xml:space="preserve"> </w:t>
            </w:r>
            <w:r w:rsidRPr="002760A6">
              <w:rPr>
                <w:rFonts w:cstheme="minorHAnsi"/>
                <w:szCs w:val="22"/>
              </w:rPr>
              <w:t>in safety database</w:t>
            </w:r>
          </w:p>
        </w:tc>
        <w:tc>
          <w:tcPr>
            <w:tcW w:w="972" w:type="dxa"/>
            <w:vAlign w:val="center"/>
          </w:tcPr>
          <w:p w14:paraId="16054468"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69" w14:textId="77777777" w:rsidR="00DB3F95" w:rsidRPr="002760A6" w:rsidRDefault="00DB3F95" w:rsidP="00722F57">
            <w:pPr>
              <w:spacing w:after="0"/>
              <w:jc w:val="center"/>
              <w:rPr>
                <w:rFonts w:cstheme="minorHAnsi"/>
              </w:rPr>
            </w:pPr>
          </w:p>
        </w:tc>
      </w:tr>
      <w:tr w:rsidR="00C64D16" w:rsidRPr="002760A6" w14:paraId="1605446E" w14:textId="77777777" w:rsidTr="00501C6F">
        <w:trPr>
          <w:trHeight w:val="360"/>
          <w:jc w:val="center"/>
        </w:trPr>
        <w:tc>
          <w:tcPr>
            <w:tcW w:w="7884" w:type="dxa"/>
            <w:vAlign w:val="center"/>
          </w:tcPr>
          <w:p w14:paraId="1605446B" w14:textId="77777777" w:rsidR="00DB3F95" w:rsidRPr="002760A6" w:rsidRDefault="006D7D69" w:rsidP="00722F57">
            <w:pPr>
              <w:spacing w:after="0"/>
              <w:rPr>
                <w:rFonts w:cstheme="minorHAnsi"/>
              </w:rPr>
            </w:pPr>
            <w:r w:rsidRPr="002760A6">
              <w:rPr>
                <w:rFonts w:cstheme="minorHAnsi"/>
                <w:szCs w:val="22"/>
              </w:rPr>
              <w:t>Medical review</w:t>
            </w:r>
            <w:r w:rsidR="00F12D46" w:rsidRPr="002760A6">
              <w:rPr>
                <w:rFonts w:cstheme="minorHAnsi"/>
                <w:szCs w:val="22"/>
              </w:rPr>
              <w:t xml:space="preserve"> safety database single cases</w:t>
            </w:r>
          </w:p>
        </w:tc>
        <w:tc>
          <w:tcPr>
            <w:tcW w:w="972" w:type="dxa"/>
            <w:vAlign w:val="center"/>
          </w:tcPr>
          <w:p w14:paraId="1605446C"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6D" w14:textId="77777777" w:rsidR="00DB3F95" w:rsidRPr="002760A6" w:rsidRDefault="00DB3F95" w:rsidP="00722F57">
            <w:pPr>
              <w:spacing w:after="0"/>
              <w:jc w:val="center"/>
              <w:rPr>
                <w:rFonts w:cstheme="minorHAnsi"/>
              </w:rPr>
            </w:pPr>
          </w:p>
        </w:tc>
      </w:tr>
      <w:tr w:rsidR="00C64D16" w:rsidRPr="002760A6" w14:paraId="16054472" w14:textId="77777777" w:rsidTr="00501C6F">
        <w:trPr>
          <w:trHeight w:val="360"/>
          <w:jc w:val="center"/>
        </w:trPr>
        <w:tc>
          <w:tcPr>
            <w:tcW w:w="7884" w:type="dxa"/>
            <w:vAlign w:val="center"/>
          </w:tcPr>
          <w:p w14:paraId="1605446F" w14:textId="77777777" w:rsidR="00DB3F95" w:rsidRPr="002760A6" w:rsidRDefault="006D7D69" w:rsidP="00722F57">
            <w:pPr>
              <w:spacing w:after="0"/>
              <w:rPr>
                <w:rFonts w:cstheme="minorHAnsi"/>
              </w:rPr>
            </w:pPr>
            <w:r w:rsidRPr="002760A6">
              <w:rPr>
                <w:rFonts w:cstheme="minorHAnsi"/>
                <w:szCs w:val="22"/>
              </w:rPr>
              <w:t xml:space="preserve">Verify </w:t>
            </w:r>
            <w:r w:rsidR="00696D67" w:rsidRPr="002760A6">
              <w:rPr>
                <w:rFonts w:cstheme="minorHAnsi"/>
                <w:szCs w:val="22"/>
              </w:rPr>
              <w:t>i</w:t>
            </w:r>
            <w:r w:rsidRPr="002760A6">
              <w:rPr>
                <w:rFonts w:cstheme="minorHAnsi"/>
                <w:szCs w:val="22"/>
              </w:rPr>
              <w:t xml:space="preserve">nvestigator </w:t>
            </w:r>
            <w:r w:rsidR="00696D67" w:rsidRPr="002760A6">
              <w:rPr>
                <w:rFonts w:cstheme="minorHAnsi"/>
                <w:szCs w:val="22"/>
              </w:rPr>
              <w:t>s</w:t>
            </w:r>
            <w:r w:rsidRPr="002760A6">
              <w:rPr>
                <w:rFonts w:cstheme="minorHAnsi"/>
                <w:szCs w:val="22"/>
              </w:rPr>
              <w:t>eriousness assessment was provided, obtain if missing</w:t>
            </w:r>
          </w:p>
        </w:tc>
        <w:tc>
          <w:tcPr>
            <w:tcW w:w="972" w:type="dxa"/>
            <w:vAlign w:val="center"/>
          </w:tcPr>
          <w:p w14:paraId="16054470" w14:textId="77777777" w:rsidR="00DB3F95" w:rsidRPr="002760A6" w:rsidRDefault="00DB3F95" w:rsidP="00722F57">
            <w:pPr>
              <w:spacing w:after="0"/>
              <w:jc w:val="center"/>
              <w:rPr>
                <w:rFonts w:cstheme="minorHAnsi"/>
              </w:rPr>
            </w:pPr>
          </w:p>
        </w:tc>
        <w:tc>
          <w:tcPr>
            <w:tcW w:w="972" w:type="dxa"/>
            <w:vAlign w:val="center"/>
          </w:tcPr>
          <w:p w14:paraId="16054471" w14:textId="77777777" w:rsidR="00DB3F95" w:rsidRPr="002760A6" w:rsidRDefault="006D7D69" w:rsidP="00722F57">
            <w:pPr>
              <w:spacing w:after="0"/>
              <w:jc w:val="center"/>
              <w:rPr>
                <w:rFonts w:cstheme="minorHAnsi"/>
              </w:rPr>
            </w:pPr>
            <w:r w:rsidRPr="002760A6">
              <w:rPr>
                <w:rFonts w:cstheme="minorHAnsi"/>
                <w:szCs w:val="22"/>
              </w:rPr>
              <w:t>X</w:t>
            </w:r>
          </w:p>
        </w:tc>
      </w:tr>
      <w:tr w:rsidR="00C64D16" w:rsidRPr="002760A6" w14:paraId="16054476" w14:textId="77777777" w:rsidTr="00501C6F">
        <w:trPr>
          <w:trHeight w:val="360"/>
          <w:jc w:val="center"/>
        </w:trPr>
        <w:tc>
          <w:tcPr>
            <w:tcW w:w="7884" w:type="dxa"/>
            <w:vAlign w:val="center"/>
          </w:tcPr>
          <w:p w14:paraId="16054473" w14:textId="77777777" w:rsidR="00DB3F95" w:rsidRPr="002760A6" w:rsidRDefault="006D7D69" w:rsidP="00722F57">
            <w:pPr>
              <w:spacing w:after="0"/>
              <w:rPr>
                <w:rFonts w:cstheme="minorHAnsi"/>
              </w:rPr>
            </w:pPr>
            <w:r w:rsidRPr="002760A6">
              <w:rPr>
                <w:rFonts w:cstheme="minorHAnsi"/>
                <w:szCs w:val="22"/>
              </w:rPr>
              <w:t xml:space="preserve">Verify </w:t>
            </w:r>
            <w:r w:rsidR="00696D67" w:rsidRPr="002760A6">
              <w:rPr>
                <w:rFonts w:cstheme="minorHAnsi"/>
                <w:szCs w:val="22"/>
              </w:rPr>
              <w:t>i</w:t>
            </w:r>
            <w:r w:rsidRPr="002760A6">
              <w:rPr>
                <w:rFonts w:cstheme="minorHAnsi"/>
                <w:szCs w:val="22"/>
              </w:rPr>
              <w:t xml:space="preserve">nvestigator </w:t>
            </w:r>
            <w:r w:rsidR="00696D67" w:rsidRPr="002760A6">
              <w:rPr>
                <w:rFonts w:cstheme="minorHAnsi"/>
                <w:szCs w:val="22"/>
              </w:rPr>
              <w:t>c</w:t>
            </w:r>
            <w:r w:rsidRPr="002760A6">
              <w:rPr>
                <w:rFonts w:cstheme="minorHAnsi"/>
                <w:szCs w:val="22"/>
              </w:rPr>
              <w:t>ausality of SAEs was provided, obtain if missing</w:t>
            </w:r>
          </w:p>
        </w:tc>
        <w:tc>
          <w:tcPr>
            <w:tcW w:w="972" w:type="dxa"/>
            <w:vAlign w:val="center"/>
          </w:tcPr>
          <w:p w14:paraId="16054474" w14:textId="77777777" w:rsidR="00DB3F95" w:rsidRPr="002760A6" w:rsidRDefault="00DB3F95" w:rsidP="00722F57">
            <w:pPr>
              <w:spacing w:after="0"/>
              <w:jc w:val="center"/>
              <w:rPr>
                <w:rFonts w:cstheme="minorHAnsi"/>
              </w:rPr>
            </w:pPr>
          </w:p>
        </w:tc>
        <w:tc>
          <w:tcPr>
            <w:tcW w:w="972" w:type="dxa"/>
            <w:vAlign w:val="center"/>
          </w:tcPr>
          <w:p w14:paraId="16054475" w14:textId="77777777" w:rsidR="00DB3F95" w:rsidRPr="002760A6" w:rsidRDefault="006D7D69" w:rsidP="00722F57">
            <w:pPr>
              <w:spacing w:after="0"/>
              <w:jc w:val="center"/>
              <w:rPr>
                <w:rFonts w:cstheme="minorHAnsi"/>
              </w:rPr>
            </w:pPr>
            <w:r w:rsidRPr="002760A6">
              <w:rPr>
                <w:rFonts w:cstheme="minorHAnsi"/>
                <w:szCs w:val="22"/>
              </w:rPr>
              <w:t>X</w:t>
            </w:r>
          </w:p>
        </w:tc>
      </w:tr>
      <w:tr w:rsidR="00C64D16" w:rsidRPr="002760A6" w14:paraId="1605447A" w14:textId="77777777" w:rsidTr="00501C6F">
        <w:trPr>
          <w:trHeight w:val="360"/>
          <w:jc w:val="center"/>
        </w:trPr>
        <w:tc>
          <w:tcPr>
            <w:tcW w:w="7884" w:type="dxa"/>
            <w:vAlign w:val="center"/>
          </w:tcPr>
          <w:p w14:paraId="16054477" w14:textId="77777777" w:rsidR="00DB3F95" w:rsidRPr="002760A6" w:rsidRDefault="006D7D69" w:rsidP="00722F57">
            <w:pPr>
              <w:spacing w:after="0"/>
              <w:rPr>
                <w:rFonts w:cstheme="minorHAnsi"/>
              </w:rPr>
            </w:pPr>
            <w:r w:rsidRPr="002760A6">
              <w:rPr>
                <w:rFonts w:cstheme="minorHAnsi"/>
                <w:szCs w:val="22"/>
              </w:rPr>
              <w:t xml:space="preserve">Assess </w:t>
            </w:r>
            <w:r w:rsidR="00696D67" w:rsidRPr="002760A6">
              <w:rPr>
                <w:rFonts w:cstheme="minorHAnsi"/>
                <w:szCs w:val="22"/>
              </w:rPr>
              <w:t>e</w:t>
            </w:r>
            <w:r w:rsidRPr="002760A6">
              <w:rPr>
                <w:rFonts w:cstheme="minorHAnsi"/>
                <w:szCs w:val="22"/>
              </w:rPr>
              <w:t xml:space="preserve">xpectedness of </w:t>
            </w:r>
            <w:r w:rsidR="000623BD">
              <w:rPr>
                <w:rFonts w:cstheme="minorHAnsi"/>
                <w:szCs w:val="22"/>
              </w:rPr>
              <w:t>AE/</w:t>
            </w:r>
            <w:r w:rsidRPr="002760A6">
              <w:rPr>
                <w:rFonts w:cstheme="minorHAnsi"/>
                <w:szCs w:val="22"/>
              </w:rPr>
              <w:t>SAEs</w:t>
            </w:r>
          </w:p>
        </w:tc>
        <w:tc>
          <w:tcPr>
            <w:tcW w:w="972" w:type="dxa"/>
            <w:vAlign w:val="center"/>
          </w:tcPr>
          <w:p w14:paraId="16054478"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79" w14:textId="77777777" w:rsidR="00DB3F95" w:rsidRPr="002760A6" w:rsidRDefault="00DB3F95" w:rsidP="00722F57">
            <w:pPr>
              <w:spacing w:after="0"/>
              <w:jc w:val="center"/>
              <w:rPr>
                <w:rFonts w:cstheme="minorHAnsi"/>
              </w:rPr>
            </w:pPr>
          </w:p>
        </w:tc>
      </w:tr>
      <w:tr w:rsidR="00C64D16" w:rsidRPr="002760A6" w14:paraId="1605447E" w14:textId="77777777" w:rsidTr="00501C6F">
        <w:trPr>
          <w:trHeight w:val="360"/>
          <w:jc w:val="center"/>
        </w:trPr>
        <w:tc>
          <w:tcPr>
            <w:tcW w:w="7884" w:type="dxa"/>
            <w:vAlign w:val="center"/>
          </w:tcPr>
          <w:p w14:paraId="1605447B" w14:textId="77777777" w:rsidR="00DB3F95" w:rsidRPr="002760A6" w:rsidRDefault="006D7D69" w:rsidP="00722F57">
            <w:pPr>
              <w:spacing w:after="0"/>
              <w:rPr>
                <w:rFonts w:cstheme="minorHAnsi"/>
              </w:rPr>
            </w:pPr>
            <w:r w:rsidRPr="002760A6">
              <w:rPr>
                <w:rFonts w:cstheme="minorHAnsi"/>
                <w:szCs w:val="22"/>
              </w:rPr>
              <w:t xml:space="preserve">Determine </w:t>
            </w:r>
            <w:r w:rsidR="00696D67" w:rsidRPr="002760A6">
              <w:rPr>
                <w:rFonts w:cstheme="minorHAnsi"/>
                <w:szCs w:val="22"/>
              </w:rPr>
              <w:t>r</w:t>
            </w:r>
            <w:r w:rsidRPr="002760A6">
              <w:rPr>
                <w:rFonts w:cstheme="minorHAnsi"/>
                <w:szCs w:val="22"/>
              </w:rPr>
              <w:t xml:space="preserve">eportability of </w:t>
            </w:r>
            <w:r w:rsidR="000623BD">
              <w:rPr>
                <w:rFonts w:cstheme="minorHAnsi"/>
                <w:szCs w:val="22"/>
              </w:rPr>
              <w:t>AE/</w:t>
            </w:r>
            <w:r w:rsidRPr="002760A6">
              <w:rPr>
                <w:rFonts w:cstheme="minorHAnsi"/>
                <w:szCs w:val="22"/>
              </w:rPr>
              <w:t>SAEs</w:t>
            </w:r>
          </w:p>
        </w:tc>
        <w:tc>
          <w:tcPr>
            <w:tcW w:w="972" w:type="dxa"/>
            <w:vAlign w:val="center"/>
          </w:tcPr>
          <w:p w14:paraId="1605447C"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7D" w14:textId="77777777" w:rsidR="00DB3F95" w:rsidRPr="002760A6" w:rsidRDefault="00DB3F95" w:rsidP="00722F57">
            <w:pPr>
              <w:spacing w:after="0"/>
              <w:jc w:val="center"/>
              <w:rPr>
                <w:rFonts w:cstheme="minorHAnsi"/>
              </w:rPr>
            </w:pPr>
          </w:p>
        </w:tc>
      </w:tr>
      <w:tr w:rsidR="00C64D16" w:rsidRPr="002760A6" w14:paraId="16054482" w14:textId="77777777" w:rsidTr="00501C6F">
        <w:trPr>
          <w:trHeight w:val="360"/>
          <w:jc w:val="center"/>
        </w:trPr>
        <w:tc>
          <w:tcPr>
            <w:tcW w:w="7884" w:type="dxa"/>
            <w:vAlign w:val="center"/>
          </w:tcPr>
          <w:p w14:paraId="1605447F" w14:textId="77777777" w:rsidR="00DB3F95" w:rsidRPr="002760A6" w:rsidRDefault="006D7D69" w:rsidP="000623BD">
            <w:pPr>
              <w:spacing w:after="0"/>
              <w:rPr>
                <w:rFonts w:cstheme="minorHAnsi"/>
              </w:rPr>
            </w:pPr>
            <w:r w:rsidRPr="002760A6">
              <w:rPr>
                <w:rFonts w:cstheme="minorHAnsi"/>
                <w:szCs w:val="22"/>
              </w:rPr>
              <w:t xml:space="preserve">Safety </w:t>
            </w:r>
            <w:r w:rsidR="00696D67" w:rsidRPr="002760A6">
              <w:rPr>
                <w:rFonts w:cstheme="minorHAnsi"/>
                <w:szCs w:val="22"/>
              </w:rPr>
              <w:t>d</w:t>
            </w:r>
            <w:r w:rsidRPr="002760A6">
              <w:rPr>
                <w:rFonts w:cstheme="minorHAnsi"/>
                <w:szCs w:val="22"/>
              </w:rPr>
              <w:t xml:space="preserve">atabase </w:t>
            </w:r>
            <w:r w:rsidR="00696D67" w:rsidRPr="002760A6">
              <w:rPr>
                <w:rFonts w:cstheme="minorHAnsi"/>
                <w:szCs w:val="22"/>
              </w:rPr>
              <w:t>s</w:t>
            </w:r>
            <w:r w:rsidRPr="002760A6">
              <w:rPr>
                <w:rFonts w:cstheme="minorHAnsi"/>
                <w:szCs w:val="22"/>
              </w:rPr>
              <w:t xml:space="preserve">ingle </w:t>
            </w:r>
            <w:r w:rsidR="00696D67" w:rsidRPr="002760A6">
              <w:rPr>
                <w:rFonts w:cstheme="minorHAnsi"/>
                <w:szCs w:val="22"/>
              </w:rPr>
              <w:t>c</w:t>
            </w:r>
            <w:r w:rsidRPr="002760A6">
              <w:rPr>
                <w:rFonts w:cstheme="minorHAnsi"/>
                <w:szCs w:val="22"/>
              </w:rPr>
              <w:t xml:space="preserve">ase </w:t>
            </w:r>
            <w:r w:rsidR="00696D67" w:rsidRPr="002760A6">
              <w:rPr>
                <w:rFonts w:cstheme="minorHAnsi"/>
                <w:szCs w:val="22"/>
              </w:rPr>
              <w:t>n</w:t>
            </w:r>
            <w:r w:rsidRPr="002760A6">
              <w:rPr>
                <w:rFonts w:cstheme="minorHAnsi"/>
                <w:szCs w:val="22"/>
              </w:rPr>
              <w:t xml:space="preserve">arrative </w:t>
            </w:r>
            <w:r w:rsidR="00696D67" w:rsidRPr="002760A6">
              <w:rPr>
                <w:rFonts w:cstheme="minorHAnsi"/>
                <w:szCs w:val="22"/>
              </w:rPr>
              <w:t>w</w:t>
            </w:r>
            <w:r w:rsidRPr="002760A6">
              <w:rPr>
                <w:rFonts w:cstheme="minorHAnsi"/>
                <w:szCs w:val="22"/>
              </w:rPr>
              <w:t xml:space="preserve">riting for </w:t>
            </w:r>
            <w:r w:rsidR="000623BD">
              <w:rPr>
                <w:rFonts w:cstheme="minorHAnsi"/>
                <w:szCs w:val="22"/>
              </w:rPr>
              <w:t>AE/S</w:t>
            </w:r>
            <w:r w:rsidRPr="002760A6">
              <w:rPr>
                <w:rFonts w:cstheme="minorHAnsi"/>
                <w:szCs w:val="22"/>
              </w:rPr>
              <w:t>AEs</w:t>
            </w:r>
          </w:p>
        </w:tc>
        <w:tc>
          <w:tcPr>
            <w:tcW w:w="972" w:type="dxa"/>
            <w:vAlign w:val="center"/>
          </w:tcPr>
          <w:p w14:paraId="16054480"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81" w14:textId="77777777" w:rsidR="00DB3F95" w:rsidRPr="002760A6" w:rsidRDefault="00DB3F95" w:rsidP="00722F57">
            <w:pPr>
              <w:spacing w:after="0"/>
              <w:jc w:val="center"/>
              <w:rPr>
                <w:rFonts w:cstheme="minorHAnsi"/>
              </w:rPr>
            </w:pPr>
          </w:p>
        </w:tc>
      </w:tr>
      <w:tr w:rsidR="00C64D16" w:rsidRPr="002760A6" w14:paraId="16054486" w14:textId="77777777" w:rsidTr="00501C6F">
        <w:trPr>
          <w:trHeight w:val="360"/>
          <w:jc w:val="center"/>
        </w:trPr>
        <w:tc>
          <w:tcPr>
            <w:tcW w:w="7884" w:type="dxa"/>
            <w:vAlign w:val="center"/>
          </w:tcPr>
          <w:p w14:paraId="16054483" w14:textId="77777777" w:rsidR="00DB3F95" w:rsidRPr="002760A6" w:rsidRDefault="006D7D69" w:rsidP="00722F57">
            <w:pPr>
              <w:spacing w:after="0"/>
              <w:rPr>
                <w:rFonts w:cstheme="minorHAnsi"/>
              </w:rPr>
            </w:pPr>
            <w:r w:rsidRPr="002760A6">
              <w:rPr>
                <w:rFonts w:cstheme="minorHAnsi"/>
                <w:szCs w:val="22"/>
              </w:rPr>
              <w:t xml:space="preserve">Generate </w:t>
            </w:r>
            <w:r w:rsidR="00696D67" w:rsidRPr="002760A6">
              <w:rPr>
                <w:rFonts w:cstheme="minorHAnsi"/>
                <w:szCs w:val="22"/>
              </w:rPr>
              <w:t>a</w:t>
            </w:r>
            <w:r w:rsidRPr="002760A6">
              <w:rPr>
                <w:rFonts w:cstheme="minorHAnsi"/>
                <w:szCs w:val="22"/>
              </w:rPr>
              <w:t xml:space="preserve">nalysis of </w:t>
            </w:r>
            <w:r w:rsidR="00696D67" w:rsidRPr="002760A6">
              <w:rPr>
                <w:rFonts w:cstheme="minorHAnsi"/>
                <w:szCs w:val="22"/>
              </w:rPr>
              <w:t>s</w:t>
            </w:r>
            <w:r w:rsidRPr="002760A6">
              <w:rPr>
                <w:rFonts w:cstheme="minorHAnsi"/>
                <w:szCs w:val="22"/>
              </w:rPr>
              <w:t xml:space="preserve">imilar </w:t>
            </w:r>
            <w:r w:rsidR="00696D67" w:rsidRPr="002760A6">
              <w:rPr>
                <w:rFonts w:cstheme="minorHAnsi"/>
                <w:szCs w:val="22"/>
              </w:rPr>
              <w:t>e</w:t>
            </w:r>
            <w:r w:rsidRPr="002760A6">
              <w:rPr>
                <w:rFonts w:cstheme="minorHAnsi"/>
                <w:szCs w:val="22"/>
              </w:rPr>
              <w:t>vents</w:t>
            </w:r>
          </w:p>
        </w:tc>
        <w:tc>
          <w:tcPr>
            <w:tcW w:w="972" w:type="dxa"/>
            <w:vAlign w:val="center"/>
          </w:tcPr>
          <w:p w14:paraId="16054484"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85" w14:textId="77777777" w:rsidR="00DB3F95" w:rsidRPr="002760A6" w:rsidRDefault="00DB3F95" w:rsidP="00722F57">
            <w:pPr>
              <w:spacing w:after="0"/>
              <w:jc w:val="center"/>
              <w:rPr>
                <w:rFonts w:cstheme="minorHAnsi"/>
              </w:rPr>
            </w:pPr>
          </w:p>
        </w:tc>
      </w:tr>
      <w:tr w:rsidR="00C64D16" w:rsidRPr="002760A6" w14:paraId="1605448A" w14:textId="77777777" w:rsidTr="00501C6F">
        <w:trPr>
          <w:trHeight w:val="360"/>
          <w:jc w:val="center"/>
        </w:trPr>
        <w:tc>
          <w:tcPr>
            <w:tcW w:w="7884" w:type="dxa"/>
            <w:vAlign w:val="center"/>
          </w:tcPr>
          <w:p w14:paraId="16054487" w14:textId="77777777" w:rsidR="00DB3F95" w:rsidRPr="002760A6" w:rsidRDefault="006D7D69" w:rsidP="00722F57">
            <w:pPr>
              <w:spacing w:after="0"/>
              <w:rPr>
                <w:rFonts w:cstheme="minorHAnsi"/>
              </w:rPr>
            </w:pPr>
            <w:r w:rsidRPr="002760A6">
              <w:rPr>
                <w:rFonts w:cstheme="minorHAnsi"/>
                <w:szCs w:val="22"/>
              </w:rPr>
              <w:t>Ge</w:t>
            </w:r>
            <w:r w:rsidR="00AC0BFA">
              <w:rPr>
                <w:rFonts w:cstheme="minorHAnsi"/>
                <w:szCs w:val="22"/>
              </w:rPr>
              <w:t>nerate CIOMS/MedW</w:t>
            </w:r>
            <w:r w:rsidRPr="002760A6">
              <w:rPr>
                <w:rFonts w:cstheme="minorHAnsi"/>
                <w:szCs w:val="22"/>
              </w:rPr>
              <w:t>atch for SUSARs</w:t>
            </w:r>
          </w:p>
        </w:tc>
        <w:tc>
          <w:tcPr>
            <w:tcW w:w="972" w:type="dxa"/>
            <w:vAlign w:val="center"/>
          </w:tcPr>
          <w:p w14:paraId="16054488"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89" w14:textId="77777777" w:rsidR="00DB3F95" w:rsidRPr="002760A6" w:rsidRDefault="00DB3F95" w:rsidP="00722F57">
            <w:pPr>
              <w:spacing w:after="0"/>
              <w:jc w:val="center"/>
              <w:rPr>
                <w:rFonts w:cstheme="minorHAnsi"/>
              </w:rPr>
            </w:pPr>
          </w:p>
        </w:tc>
      </w:tr>
      <w:tr w:rsidR="00C64D16" w:rsidRPr="002760A6" w14:paraId="1605448E" w14:textId="77777777" w:rsidTr="00501C6F">
        <w:trPr>
          <w:trHeight w:val="360"/>
          <w:jc w:val="center"/>
        </w:trPr>
        <w:tc>
          <w:tcPr>
            <w:tcW w:w="7884" w:type="dxa"/>
            <w:vAlign w:val="center"/>
          </w:tcPr>
          <w:p w14:paraId="1605448B" w14:textId="77777777" w:rsidR="00DB3F95" w:rsidRPr="002760A6" w:rsidRDefault="006D7D69" w:rsidP="00722F57">
            <w:pPr>
              <w:spacing w:after="0"/>
              <w:rPr>
                <w:rFonts w:cstheme="minorHAnsi"/>
              </w:rPr>
            </w:pPr>
            <w:r w:rsidRPr="002760A6">
              <w:rPr>
                <w:rFonts w:cstheme="minorHAnsi"/>
                <w:szCs w:val="22"/>
              </w:rPr>
              <w:t xml:space="preserve">Provide data for </w:t>
            </w:r>
            <w:r w:rsidR="00727044">
              <w:rPr>
                <w:rFonts w:cstheme="minorHAnsi"/>
                <w:szCs w:val="22"/>
              </w:rPr>
              <w:t>AE/</w:t>
            </w:r>
            <w:r w:rsidRPr="002760A6">
              <w:rPr>
                <w:rFonts w:cstheme="minorHAnsi"/>
                <w:szCs w:val="22"/>
              </w:rPr>
              <w:t>SAE reconciliation</w:t>
            </w:r>
          </w:p>
        </w:tc>
        <w:tc>
          <w:tcPr>
            <w:tcW w:w="972" w:type="dxa"/>
            <w:vAlign w:val="center"/>
          </w:tcPr>
          <w:p w14:paraId="1605448C"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8D" w14:textId="77777777" w:rsidR="00DB3F95" w:rsidRPr="002760A6" w:rsidRDefault="006D7D69" w:rsidP="00722F57">
            <w:pPr>
              <w:spacing w:after="0"/>
              <w:jc w:val="center"/>
              <w:rPr>
                <w:rFonts w:cstheme="minorHAnsi"/>
              </w:rPr>
            </w:pPr>
            <w:r w:rsidRPr="002760A6">
              <w:rPr>
                <w:rFonts w:cstheme="minorHAnsi"/>
                <w:szCs w:val="22"/>
              </w:rPr>
              <w:t>X</w:t>
            </w:r>
          </w:p>
        </w:tc>
      </w:tr>
      <w:tr w:rsidR="00C64D16" w:rsidRPr="002760A6" w14:paraId="16054492" w14:textId="77777777" w:rsidTr="00501C6F">
        <w:trPr>
          <w:trHeight w:val="360"/>
          <w:jc w:val="center"/>
        </w:trPr>
        <w:tc>
          <w:tcPr>
            <w:tcW w:w="7884" w:type="dxa"/>
            <w:vAlign w:val="center"/>
          </w:tcPr>
          <w:p w14:paraId="1605448F" w14:textId="77777777" w:rsidR="00DB3F95" w:rsidRPr="002760A6" w:rsidRDefault="000623BD" w:rsidP="00722F57">
            <w:pPr>
              <w:spacing w:after="0"/>
              <w:rPr>
                <w:rFonts w:cstheme="minorHAnsi"/>
              </w:rPr>
            </w:pPr>
            <w:r>
              <w:rPr>
                <w:rFonts w:cstheme="minorHAnsi"/>
                <w:szCs w:val="22"/>
              </w:rPr>
              <w:t>AE/</w:t>
            </w:r>
            <w:r w:rsidR="006D7D69" w:rsidRPr="002760A6">
              <w:rPr>
                <w:rFonts w:cstheme="minorHAnsi"/>
                <w:szCs w:val="22"/>
              </w:rPr>
              <w:t>SAE reconciliation with clinical database</w:t>
            </w:r>
          </w:p>
        </w:tc>
        <w:tc>
          <w:tcPr>
            <w:tcW w:w="972" w:type="dxa"/>
            <w:vAlign w:val="center"/>
          </w:tcPr>
          <w:p w14:paraId="16054490"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91" w14:textId="77777777" w:rsidR="00DB3F95" w:rsidRPr="002760A6" w:rsidRDefault="006D7D69" w:rsidP="00722F57">
            <w:pPr>
              <w:spacing w:after="0"/>
              <w:jc w:val="center"/>
              <w:rPr>
                <w:rFonts w:cstheme="minorHAnsi"/>
              </w:rPr>
            </w:pPr>
            <w:r w:rsidRPr="002760A6">
              <w:rPr>
                <w:rFonts w:cstheme="minorHAnsi"/>
                <w:szCs w:val="22"/>
              </w:rPr>
              <w:t>X</w:t>
            </w:r>
          </w:p>
        </w:tc>
      </w:tr>
      <w:tr w:rsidR="00C64D16" w:rsidRPr="002760A6" w14:paraId="16054496" w14:textId="77777777" w:rsidTr="00501C6F">
        <w:trPr>
          <w:trHeight w:val="360"/>
          <w:jc w:val="center"/>
        </w:trPr>
        <w:tc>
          <w:tcPr>
            <w:tcW w:w="7884" w:type="dxa"/>
            <w:vAlign w:val="center"/>
          </w:tcPr>
          <w:p w14:paraId="16054493" w14:textId="77777777" w:rsidR="00DB3F95" w:rsidRPr="002760A6" w:rsidRDefault="006D7D69" w:rsidP="00722F57">
            <w:pPr>
              <w:spacing w:after="0"/>
              <w:rPr>
                <w:rFonts w:cstheme="minorHAnsi"/>
              </w:rPr>
            </w:pPr>
            <w:r w:rsidRPr="002760A6">
              <w:rPr>
                <w:rFonts w:cstheme="minorHAnsi"/>
                <w:szCs w:val="22"/>
              </w:rPr>
              <w:t xml:space="preserve">Final </w:t>
            </w:r>
            <w:r w:rsidR="00696D67" w:rsidRPr="002760A6">
              <w:rPr>
                <w:rFonts w:cstheme="minorHAnsi"/>
                <w:szCs w:val="22"/>
              </w:rPr>
              <w:t>r</w:t>
            </w:r>
            <w:r w:rsidRPr="002760A6">
              <w:rPr>
                <w:rFonts w:cstheme="minorHAnsi"/>
                <w:szCs w:val="22"/>
              </w:rPr>
              <w:t>eview</w:t>
            </w:r>
            <w:r w:rsidR="000623BD">
              <w:rPr>
                <w:rFonts w:cstheme="minorHAnsi"/>
                <w:szCs w:val="22"/>
              </w:rPr>
              <w:t>/</w:t>
            </w:r>
            <w:r w:rsidR="00696D67" w:rsidRPr="002760A6">
              <w:rPr>
                <w:rFonts w:cstheme="minorHAnsi"/>
                <w:szCs w:val="22"/>
              </w:rPr>
              <w:t xml:space="preserve"> a</w:t>
            </w:r>
            <w:r w:rsidRPr="002760A6">
              <w:rPr>
                <w:rFonts w:cstheme="minorHAnsi"/>
                <w:szCs w:val="22"/>
              </w:rPr>
              <w:t xml:space="preserve">pproval of </w:t>
            </w:r>
            <w:r w:rsidR="000623BD">
              <w:rPr>
                <w:rFonts w:cstheme="minorHAnsi"/>
                <w:szCs w:val="22"/>
              </w:rPr>
              <w:t>AE/</w:t>
            </w:r>
            <w:r w:rsidRPr="002760A6">
              <w:rPr>
                <w:rFonts w:cstheme="minorHAnsi"/>
                <w:szCs w:val="22"/>
              </w:rPr>
              <w:t>SAE reconciliation or key data transfers/database lock</w:t>
            </w:r>
          </w:p>
        </w:tc>
        <w:tc>
          <w:tcPr>
            <w:tcW w:w="972" w:type="dxa"/>
            <w:vAlign w:val="center"/>
          </w:tcPr>
          <w:p w14:paraId="16054494" w14:textId="77777777" w:rsidR="00DB3F95" w:rsidRPr="002760A6" w:rsidRDefault="006D7D69" w:rsidP="00722F57">
            <w:pPr>
              <w:spacing w:after="0"/>
              <w:jc w:val="center"/>
              <w:rPr>
                <w:rFonts w:cstheme="minorHAnsi"/>
              </w:rPr>
            </w:pPr>
            <w:r w:rsidRPr="002760A6">
              <w:rPr>
                <w:rFonts w:cstheme="minorHAnsi"/>
                <w:szCs w:val="22"/>
              </w:rPr>
              <w:t>X</w:t>
            </w:r>
          </w:p>
        </w:tc>
        <w:tc>
          <w:tcPr>
            <w:tcW w:w="972" w:type="dxa"/>
            <w:vAlign w:val="center"/>
          </w:tcPr>
          <w:p w14:paraId="16054495" w14:textId="77777777" w:rsidR="00DB3F95" w:rsidRPr="002760A6" w:rsidRDefault="006D7D69" w:rsidP="00722F57">
            <w:pPr>
              <w:spacing w:after="0"/>
              <w:jc w:val="center"/>
              <w:rPr>
                <w:rFonts w:cstheme="minorHAnsi"/>
              </w:rPr>
            </w:pPr>
            <w:r w:rsidRPr="002760A6">
              <w:rPr>
                <w:rFonts w:cstheme="minorHAnsi"/>
                <w:szCs w:val="22"/>
              </w:rPr>
              <w:t>X</w:t>
            </w:r>
          </w:p>
        </w:tc>
      </w:tr>
    </w:tbl>
    <w:p w14:paraId="16054497" w14:textId="77777777" w:rsidR="00425FB0" w:rsidRDefault="00DB3F95" w:rsidP="00425FB0">
      <w:pPr>
        <w:suppressAutoHyphens/>
        <w:spacing w:before="120" w:after="0"/>
        <w:ind w:left="504"/>
        <w:rPr>
          <w:rFonts w:cstheme="minorHAnsi"/>
          <w:i/>
        </w:rPr>
      </w:pPr>
      <w:r w:rsidRPr="00F468FD">
        <w:rPr>
          <w:rFonts w:cstheme="minorHAnsi"/>
          <w:b/>
          <w:i/>
          <w:color w:val="C00000"/>
          <w:u w:val="single"/>
        </w:rPr>
        <w:t>NOT</w:t>
      </w:r>
      <w:r w:rsidR="00425FB0">
        <w:rPr>
          <w:rFonts w:cstheme="minorHAnsi"/>
          <w:b/>
          <w:i/>
          <w:color w:val="C00000"/>
          <w:u w:val="single"/>
        </w:rPr>
        <w:t>ES</w:t>
      </w:r>
    </w:p>
    <w:p w14:paraId="16054498" w14:textId="77777777" w:rsidR="00594EB7" w:rsidRPr="000623BD" w:rsidRDefault="00DB3F95" w:rsidP="000623BD">
      <w:pPr>
        <w:pStyle w:val="ListParagraph"/>
        <w:numPr>
          <w:ilvl w:val="0"/>
          <w:numId w:val="25"/>
        </w:numPr>
        <w:suppressAutoHyphens/>
        <w:rPr>
          <w:rFonts w:cstheme="minorHAnsi"/>
          <w:i/>
        </w:rPr>
      </w:pPr>
      <w:r w:rsidRPr="00425FB0">
        <w:rPr>
          <w:rFonts w:cstheme="minorHAnsi"/>
          <w:i/>
        </w:rPr>
        <w:t xml:space="preserve">Based on </w:t>
      </w:r>
      <w:r w:rsidR="00E56201" w:rsidRPr="00425FB0">
        <w:rPr>
          <w:rFonts w:cstheme="minorHAnsi"/>
          <w:i/>
        </w:rPr>
        <w:t>the s</w:t>
      </w:r>
      <w:r w:rsidRPr="00425FB0">
        <w:rPr>
          <w:rFonts w:cstheme="minorHAnsi"/>
          <w:i/>
        </w:rPr>
        <w:t xml:space="preserve">tudy </w:t>
      </w:r>
      <w:r w:rsidR="00E56201" w:rsidRPr="00425FB0">
        <w:rPr>
          <w:rFonts w:cstheme="minorHAnsi"/>
          <w:i/>
        </w:rPr>
        <w:t>s</w:t>
      </w:r>
      <w:r w:rsidRPr="00425FB0">
        <w:rPr>
          <w:rFonts w:cstheme="minorHAnsi"/>
          <w:i/>
        </w:rPr>
        <w:t xml:space="preserve">pecific </w:t>
      </w:r>
      <w:r w:rsidR="00AC4708" w:rsidRPr="00425FB0">
        <w:rPr>
          <w:rFonts w:cstheme="minorHAnsi"/>
          <w:i/>
        </w:rPr>
        <w:t>T</w:t>
      </w:r>
      <w:r w:rsidRPr="00425FB0">
        <w:rPr>
          <w:rFonts w:cstheme="minorHAnsi"/>
          <w:i/>
        </w:rPr>
        <w:t xml:space="preserve">ransfer of </w:t>
      </w:r>
      <w:r w:rsidR="00AC4708" w:rsidRPr="00425FB0">
        <w:rPr>
          <w:rFonts w:cstheme="minorHAnsi"/>
          <w:i/>
        </w:rPr>
        <w:t>O</w:t>
      </w:r>
      <w:r w:rsidRPr="00425FB0">
        <w:rPr>
          <w:rFonts w:cstheme="minorHAnsi"/>
          <w:i/>
        </w:rPr>
        <w:t>bligations, this table may be revised per study.</w:t>
      </w:r>
    </w:p>
    <w:p w14:paraId="16054499" w14:textId="77777777" w:rsidR="00951DB5" w:rsidRPr="002760A6" w:rsidRDefault="00951DB5" w:rsidP="00951DB5">
      <w:pPr>
        <w:autoSpaceDE w:val="0"/>
        <w:autoSpaceDN w:val="0"/>
        <w:adjustRightInd w:val="0"/>
        <w:ind w:left="2160"/>
        <w:rPr>
          <w:rFonts w:cstheme="minorHAnsi"/>
        </w:rPr>
      </w:pPr>
    </w:p>
    <w:p w14:paraId="1605449A" w14:textId="77777777" w:rsidR="00AF4C91" w:rsidRDefault="00AF4C91">
      <w:pPr>
        <w:spacing w:after="0"/>
        <w:rPr>
          <w:b/>
          <w:bCs/>
          <w:caps/>
          <w:color w:val="000000" w:themeColor="text1"/>
          <w:spacing w:val="60"/>
          <w:sz w:val="24"/>
          <w:szCs w:val="22"/>
        </w:rPr>
      </w:pPr>
      <w:bookmarkStart w:id="103" w:name="_Toc346710310"/>
      <w:bookmarkStart w:id="104" w:name="_Toc346728888"/>
    </w:p>
    <w:p w14:paraId="1605449B" w14:textId="40C03339" w:rsidR="00541B90" w:rsidRDefault="00541B90">
      <w:pPr>
        <w:spacing w:after="0"/>
        <w:rPr>
          <w:b/>
          <w:bCs/>
          <w:caps/>
          <w:color w:val="000000" w:themeColor="text1"/>
          <w:spacing w:val="60"/>
          <w:sz w:val="24"/>
          <w:szCs w:val="22"/>
        </w:rPr>
      </w:pPr>
    </w:p>
    <w:p w14:paraId="2879DBAA" w14:textId="4E40E5C0" w:rsidR="00CE796D" w:rsidRDefault="00CE796D">
      <w:pPr>
        <w:spacing w:after="0"/>
        <w:rPr>
          <w:b/>
          <w:bCs/>
          <w:caps/>
          <w:color w:val="000000" w:themeColor="text1"/>
          <w:spacing w:val="60"/>
          <w:sz w:val="24"/>
          <w:szCs w:val="22"/>
        </w:rPr>
      </w:pPr>
    </w:p>
    <w:p w14:paraId="2ABACAAC" w14:textId="3B83A0C0" w:rsidR="00CE796D" w:rsidRDefault="00CE796D">
      <w:pPr>
        <w:spacing w:after="0"/>
        <w:rPr>
          <w:b/>
          <w:bCs/>
          <w:caps/>
          <w:color w:val="000000" w:themeColor="text1"/>
          <w:spacing w:val="60"/>
          <w:sz w:val="24"/>
          <w:szCs w:val="22"/>
        </w:rPr>
      </w:pPr>
    </w:p>
    <w:p w14:paraId="43BAA6B7" w14:textId="3CF0A48A" w:rsidR="00CE796D" w:rsidRDefault="00CE796D">
      <w:pPr>
        <w:spacing w:after="0"/>
        <w:rPr>
          <w:b/>
          <w:bCs/>
          <w:caps/>
          <w:color w:val="000000" w:themeColor="text1"/>
          <w:spacing w:val="60"/>
          <w:sz w:val="24"/>
          <w:szCs w:val="22"/>
        </w:rPr>
      </w:pPr>
    </w:p>
    <w:p w14:paraId="76E50ABC" w14:textId="21436431" w:rsidR="00CE796D" w:rsidRDefault="00CE796D">
      <w:pPr>
        <w:spacing w:after="0"/>
        <w:rPr>
          <w:b/>
          <w:bCs/>
          <w:caps/>
          <w:color w:val="000000" w:themeColor="text1"/>
          <w:spacing w:val="60"/>
          <w:sz w:val="24"/>
          <w:szCs w:val="22"/>
        </w:rPr>
      </w:pPr>
    </w:p>
    <w:p w14:paraId="31676EF0" w14:textId="77777777" w:rsidR="00CE796D" w:rsidRDefault="00CE796D">
      <w:pPr>
        <w:spacing w:after="0"/>
        <w:rPr>
          <w:b/>
          <w:bCs/>
          <w:caps/>
          <w:color w:val="000000" w:themeColor="text1"/>
          <w:spacing w:val="60"/>
          <w:sz w:val="24"/>
          <w:szCs w:val="22"/>
        </w:rPr>
      </w:pPr>
    </w:p>
    <w:p w14:paraId="1605449C" w14:textId="77777777" w:rsidR="00541B90" w:rsidRDefault="00541B90">
      <w:pPr>
        <w:spacing w:after="0"/>
        <w:rPr>
          <w:b/>
          <w:bCs/>
          <w:caps/>
          <w:color w:val="000000" w:themeColor="text1"/>
          <w:spacing w:val="60"/>
          <w:sz w:val="24"/>
          <w:szCs w:val="22"/>
        </w:rPr>
      </w:pPr>
    </w:p>
    <w:p w14:paraId="1605449D" w14:textId="77777777" w:rsidR="00541B90" w:rsidRDefault="00541B90">
      <w:pPr>
        <w:spacing w:after="0"/>
        <w:rPr>
          <w:b/>
          <w:bCs/>
          <w:caps/>
          <w:color w:val="000000" w:themeColor="text1"/>
          <w:spacing w:val="60"/>
          <w:sz w:val="24"/>
          <w:szCs w:val="22"/>
        </w:rPr>
      </w:pPr>
    </w:p>
    <w:p w14:paraId="1605449E" w14:textId="77777777" w:rsidR="00541B90" w:rsidRDefault="00541B90">
      <w:pPr>
        <w:spacing w:after="0"/>
        <w:rPr>
          <w:b/>
          <w:bCs/>
          <w:caps/>
          <w:color w:val="000000" w:themeColor="text1"/>
          <w:spacing w:val="60"/>
          <w:sz w:val="24"/>
          <w:szCs w:val="22"/>
        </w:rPr>
      </w:pPr>
    </w:p>
    <w:p w14:paraId="160544B9" w14:textId="77777777" w:rsidR="00DB3F95" w:rsidRDefault="00FB722A" w:rsidP="00F87896">
      <w:pPr>
        <w:pStyle w:val="Heading2"/>
      </w:pPr>
      <w:bookmarkStart w:id="105" w:name="_Toc58316634"/>
      <w:r w:rsidRPr="00520303">
        <w:lastRenderedPageBreak/>
        <w:t>TRAIN</w:t>
      </w:r>
      <w:r>
        <w:t>ING OF INVESTIGATORS AND STAFF O</w:t>
      </w:r>
      <w:r w:rsidRPr="00520303">
        <w:t xml:space="preserve">N </w:t>
      </w:r>
      <w:r w:rsidR="00727044">
        <w:t>AE/</w:t>
      </w:r>
      <w:r w:rsidRPr="00520303">
        <w:t>S</w:t>
      </w:r>
      <w:r>
        <w:t xml:space="preserve">AE </w:t>
      </w:r>
      <w:r w:rsidRPr="00520303">
        <w:t>REPORTING PROCEDURES</w:t>
      </w:r>
      <w:bookmarkEnd w:id="103"/>
      <w:bookmarkEnd w:id="104"/>
      <w:bookmarkEnd w:id="105"/>
    </w:p>
    <w:p w14:paraId="160544BA" w14:textId="39AD4A76" w:rsidR="00C80A06" w:rsidRPr="00D670A5" w:rsidRDefault="00B350C7" w:rsidP="00B01F07">
      <w:pPr>
        <w:ind w:left="576"/>
      </w:pPr>
      <w:proofErr w:type="spellStart"/>
      <w:r>
        <w:t>Syneos</w:t>
      </w:r>
      <w:proofErr w:type="spellEnd"/>
      <w:r>
        <w:t xml:space="preserve"> Health</w:t>
      </w:r>
      <w:r w:rsidR="006D7D69" w:rsidRPr="00D670A5">
        <w:t xml:space="preserve"> </w:t>
      </w:r>
      <w:r w:rsidR="00D670A5" w:rsidRPr="00D670A5">
        <w:t>will ensure that investigators and staff</w:t>
      </w:r>
      <w:r w:rsidR="00DB3F95" w:rsidRPr="00D670A5">
        <w:t xml:space="preserve"> </w:t>
      </w:r>
      <w:r w:rsidR="00476AEC" w:rsidRPr="00381CC5">
        <w:rPr>
          <w:i/>
          <w:sz w:val="20"/>
          <w:szCs w:val="20"/>
        </w:rPr>
        <w:t>(</w:t>
      </w:r>
      <w:r w:rsidR="00D670A5" w:rsidRPr="00381CC5">
        <w:rPr>
          <w:i/>
          <w:sz w:val="20"/>
          <w:szCs w:val="20"/>
        </w:rPr>
        <w:t>including the principal investigator and primary study coordinator</w:t>
      </w:r>
      <w:r w:rsidR="00476AEC" w:rsidRPr="00381CC5">
        <w:rPr>
          <w:i/>
          <w:sz w:val="20"/>
          <w:szCs w:val="20"/>
        </w:rPr>
        <w:t>)</w:t>
      </w:r>
      <w:r w:rsidR="00C2477B" w:rsidRPr="00D670A5">
        <w:t xml:space="preserve"> </w:t>
      </w:r>
      <w:r w:rsidR="00D670A5">
        <w:t xml:space="preserve">are trained in </w:t>
      </w:r>
      <w:r w:rsidR="00727044">
        <w:t>AE/</w:t>
      </w:r>
      <w:r w:rsidR="00D670A5">
        <w:t>SAE</w:t>
      </w:r>
      <w:r w:rsidR="00567891">
        <w:t xml:space="preserve"> </w:t>
      </w:r>
      <w:r w:rsidR="00D670A5" w:rsidRPr="00D670A5">
        <w:t xml:space="preserve">reporting procedures. </w:t>
      </w:r>
      <w:r w:rsidR="00381CC5">
        <w:t xml:space="preserve"> </w:t>
      </w:r>
    </w:p>
    <w:p w14:paraId="160544BB" w14:textId="77777777" w:rsidR="00AF4C91" w:rsidRDefault="00AF4C91">
      <w:pPr>
        <w:spacing w:after="0"/>
        <w:rPr>
          <w:b/>
          <w:bCs/>
          <w:caps/>
          <w:color w:val="000000" w:themeColor="text1"/>
          <w:spacing w:val="60"/>
          <w:sz w:val="24"/>
          <w:szCs w:val="22"/>
        </w:rPr>
      </w:pPr>
      <w:bookmarkStart w:id="106" w:name="_Toc346710311"/>
      <w:bookmarkStart w:id="107" w:name="_Toc346728889"/>
      <w:r>
        <w:br w:type="page"/>
      </w:r>
    </w:p>
    <w:p w14:paraId="160544BC" w14:textId="77777777" w:rsidR="00DB3F95" w:rsidRPr="002760A6" w:rsidRDefault="00FB722A" w:rsidP="00F87896">
      <w:pPr>
        <w:pStyle w:val="Heading2"/>
      </w:pPr>
      <w:bookmarkStart w:id="108" w:name="_Ref347376827"/>
      <w:bookmarkStart w:id="109" w:name="_Toc58316635"/>
      <w:r w:rsidRPr="002760A6">
        <w:lastRenderedPageBreak/>
        <w:t>PROCEDURES</w:t>
      </w:r>
      <w:bookmarkEnd w:id="106"/>
      <w:bookmarkEnd w:id="107"/>
      <w:bookmarkEnd w:id="108"/>
      <w:bookmarkEnd w:id="109"/>
    </w:p>
    <w:p w14:paraId="160544BD" w14:textId="77777777" w:rsidR="00DB3F95" w:rsidRDefault="00D2553F" w:rsidP="0013067F">
      <w:pPr>
        <w:pStyle w:val="Heading3"/>
      </w:pPr>
      <w:bookmarkStart w:id="110" w:name="_Ref346354187"/>
      <w:bookmarkStart w:id="111" w:name="_Ref346387202"/>
      <w:bookmarkStart w:id="112" w:name="_Toc346710312"/>
      <w:bookmarkStart w:id="113" w:name="_Toc346728890"/>
      <w:bookmarkStart w:id="114" w:name="_Toc58316636"/>
      <w:r w:rsidRPr="006C0720">
        <w:t>Receipt, Logging, and Triage</w:t>
      </w:r>
      <w:bookmarkEnd w:id="110"/>
      <w:bookmarkEnd w:id="111"/>
      <w:bookmarkEnd w:id="112"/>
      <w:bookmarkEnd w:id="113"/>
      <w:bookmarkEnd w:id="114"/>
    </w:p>
    <w:p w14:paraId="160544BE" w14:textId="77777777" w:rsidR="00764DDE" w:rsidRDefault="00764DDE" w:rsidP="000623BD">
      <w:pPr>
        <w:pStyle w:val="Heading4"/>
      </w:pPr>
      <w:bookmarkStart w:id="115" w:name="_Toc252269266"/>
      <w:bookmarkEnd w:id="115"/>
      <w:r>
        <w:t>Related</w:t>
      </w:r>
      <w:r w:rsidR="00ED787E">
        <w:t xml:space="preserve"> and non-related non-serious adverse events</w:t>
      </w:r>
      <w:r>
        <w:t xml:space="preserve"> (NSAEs) are individually collected </w:t>
      </w:r>
      <w:r w:rsidR="00DD5077" w:rsidRPr="00DD5077">
        <w:rPr>
          <w:i/>
        </w:rPr>
        <w:t>(initial and follow-ups)</w:t>
      </w:r>
      <w:r w:rsidR="00DD5077">
        <w:t xml:space="preserve"> </w:t>
      </w:r>
      <w:r>
        <w:t>and reported to BMS within 7 business days of becoming aware of the events.</w:t>
      </w:r>
    </w:p>
    <w:p w14:paraId="160544BF" w14:textId="77777777" w:rsidR="00764DDE" w:rsidRDefault="00764DDE" w:rsidP="000623BD">
      <w:pPr>
        <w:pStyle w:val="Heading4"/>
      </w:pPr>
      <w:r>
        <w:t>Rela</w:t>
      </w:r>
      <w:r w:rsidR="00ED787E">
        <w:t xml:space="preserve">ted and non-related serious adverse events </w:t>
      </w:r>
      <w:r>
        <w:t xml:space="preserve">(SAEs) are individually collected </w:t>
      </w:r>
      <w:r w:rsidR="00DD5077" w:rsidRPr="00DD5077">
        <w:rPr>
          <w:i/>
        </w:rPr>
        <w:t>(initial and follow-ups)</w:t>
      </w:r>
      <w:r w:rsidR="00DD5077">
        <w:t xml:space="preserve"> </w:t>
      </w:r>
      <w:r>
        <w:t>and reported to BMS within 24 hours/1 business day of becoming aware of the events.</w:t>
      </w:r>
    </w:p>
    <w:p w14:paraId="160544C0" w14:textId="77777777" w:rsidR="00C80A06" w:rsidRDefault="00764DDE" w:rsidP="00E42725">
      <w:pPr>
        <w:pStyle w:val="Heading4"/>
      </w:pPr>
      <w:r>
        <w:t xml:space="preserve">Pregnancies are individually collected and reported to BMS within 24 hours/1 business day of becoming aware of the events. </w:t>
      </w:r>
    </w:p>
    <w:p w14:paraId="160544C1" w14:textId="0F1D7518" w:rsidR="00C80A06" w:rsidRPr="00CE17A1" w:rsidRDefault="00D670A5" w:rsidP="000623BD">
      <w:pPr>
        <w:pStyle w:val="Heading4"/>
      </w:pPr>
      <w:bookmarkStart w:id="116" w:name="_Ref346386086"/>
      <w:r w:rsidRPr="00CE17A1">
        <w:t>I</w:t>
      </w:r>
      <w:r w:rsidR="00DB3F95" w:rsidRPr="00CE17A1">
        <w:t xml:space="preserve">nvestigator sites should </w:t>
      </w:r>
      <w:r w:rsidR="001A6399">
        <w:t>report</w:t>
      </w:r>
      <w:r w:rsidR="00DB3F95" w:rsidRPr="00CE17A1">
        <w:t xml:space="preserve"> all initial </w:t>
      </w:r>
      <w:r w:rsidR="00ED787E">
        <w:t>AE/</w:t>
      </w:r>
      <w:r w:rsidR="00DB3F95" w:rsidRPr="00CE17A1">
        <w:t xml:space="preserve">SAEs and follow-up to SAEs, whether related or unrelated to the study drug, to </w:t>
      </w:r>
      <w:proofErr w:type="spellStart"/>
      <w:r w:rsidR="00B350C7" w:rsidRPr="00B350C7">
        <w:t>Syneos</w:t>
      </w:r>
      <w:proofErr w:type="spellEnd"/>
      <w:r w:rsidR="00B350C7" w:rsidRPr="00B350C7">
        <w:t xml:space="preserve"> Health</w:t>
      </w:r>
      <w:r w:rsidR="00DB3F95" w:rsidRPr="00CE17A1">
        <w:rPr>
          <w:b/>
        </w:rPr>
        <w:t xml:space="preserve"> </w:t>
      </w:r>
      <w:r w:rsidR="00DB3F95" w:rsidRPr="00CE17A1">
        <w:t xml:space="preserve">by fax </w:t>
      </w:r>
      <w:r w:rsidR="00127BFE" w:rsidRPr="00CE17A1">
        <w:t>or E-mail within 24 hours of awareness</w:t>
      </w:r>
      <w:r w:rsidR="00D87DB1">
        <w:t xml:space="preserve"> (Refer to Section </w:t>
      </w:r>
      <w:r w:rsidR="009A253B">
        <w:t xml:space="preserve">1.2 </w:t>
      </w:r>
      <w:r w:rsidR="00D87DB1">
        <w:t xml:space="preserve">for </w:t>
      </w:r>
      <w:proofErr w:type="spellStart"/>
      <w:r w:rsidR="00B350C7">
        <w:t>Syneos</w:t>
      </w:r>
      <w:proofErr w:type="spellEnd"/>
      <w:r w:rsidR="00B350C7">
        <w:t xml:space="preserve"> Health</w:t>
      </w:r>
      <w:r w:rsidR="00D87DB1">
        <w:t xml:space="preserve"> </w:t>
      </w:r>
      <w:r w:rsidR="00727044">
        <w:t>AE/</w:t>
      </w:r>
      <w:r w:rsidR="00D87DB1">
        <w:t xml:space="preserve">SAE </w:t>
      </w:r>
      <w:r w:rsidR="00DE1784">
        <w:t xml:space="preserve">Notification </w:t>
      </w:r>
      <w:r w:rsidR="00D87DB1">
        <w:t>Fax Number and E-mail Address)</w:t>
      </w:r>
      <w:r w:rsidR="00127BFE" w:rsidRPr="00CE17A1">
        <w:t>:</w:t>
      </w:r>
      <w:bookmarkEnd w:id="116"/>
    </w:p>
    <w:p w14:paraId="160544C2" w14:textId="77777777" w:rsidR="00C80A06" w:rsidRDefault="00D670A5" w:rsidP="000623BD">
      <w:pPr>
        <w:pStyle w:val="Heading4"/>
      </w:pPr>
      <w:r>
        <w:t>C</w:t>
      </w:r>
      <w:r w:rsidR="00DB3F95" w:rsidRPr="00D670A5">
        <w:t xml:space="preserve">alendar ‘Day 0’ is defined as the day </w:t>
      </w:r>
      <w:r w:rsidR="00FF6630" w:rsidRPr="00D670A5">
        <w:t>BMS</w:t>
      </w:r>
      <w:r w:rsidR="00DB3F95" w:rsidRPr="00D670A5">
        <w:t xml:space="preserve"> or </w:t>
      </w:r>
      <w:r w:rsidR="00963B4A">
        <w:t>&lt;CRO&gt;</w:t>
      </w:r>
      <w:r w:rsidR="006D7D69" w:rsidRPr="00D670A5">
        <w:t xml:space="preserve"> </w:t>
      </w:r>
      <w:r w:rsidR="00DB3F95" w:rsidRPr="00D670A5">
        <w:t>pe</w:t>
      </w:r>
      <w:r w:rsidR="00DD5077">
        <w:t xml:space="preserve">rsonnel become aware of an </w:t>
      </w:r>
      <w:r w:rsidR="00ED787E">
        <w:t>AE/</w:t>
      </w:r>
      <w:r w:rsidR="00DD5077">
        <w:t>SAE.</w:t>
      </w:r>
    </w:p>
    <w:p w14:paraId="160544C3" w14:textId="75A6D69B" w:rsidR="00C80A06" w:rsidRDefault="00B350C7" w:rsidP="000623BD">
      <w:pPr>
        <w:pStyle w:val="Heading4"/>
      </w:pPr>
      <w:proofErr w:type="spellStart"/>
      <w:r>
        <w:t>Syneos</w:t>
      </w:r>
      <w:proofErr w:type="spellEnd"/>
      <w:r>
        <w:t xml:space="preserve"> Health</w:t>
      </w:r>
      <w:r w:rsidR="00DB3F95" w:rsidRPr="00D670A5">
        <w:t xml:space="preserve"> will document </w:t>
      </w:r>
      <w:r w:rsidR="00FF6630" w:rsidRPr="00D670A5">
        <w:t xml:space="preserve">the </w:t>
      </w:r>
      <w:r w:rsidR="00ED787E">
        <w:t>AE/</w:t>
      </w:r>
      <w:r w:rsidR="00DB3F95" w:rsidRPr="00D670A5">
        <w:t>SAE awareness date and co</w:t>
      </w:r>
      <w:r w:rsidR="005F6181">
        <w:t>nfirm receipt to the sender by E-</w:t>
      </w:r>
      <w:r w:rsidR="00DB3F95" w:rsidRPr="00D670A5">
        <w:t>mail</w:t>
      </w:r>
      <w:r w:rsidR="00FF6630" w:rsidRPr="00D670A5">
        <w:t xml:space="preserve"> or </w:t>
      </w:r>
      <w:r w:rsidR="00DB3F95" w:rsidRPr="00D670A5">
        <w:t>fax.</w:t>
      </w:r>
    </w:p>
    <w:p w14:paraId="160544C4" w14:textId="43C381A6" w:rsidR="00D670A5" w:rsidRDefault="00DB3F95" w:rsidP="000623BD">
      <w:pPr>
        <w:pStyle w:val="Heading4"/>
      </w:pPr>
      <w:bookmarkStart w:id="117" w:name="_Ref346383514"/>
      <w:r w:rsidRPr="00D670A5">
        <w:t xml:space="preserve">Upon </w:t>
      </w:r>
      <w:r w:rsidR="000B75FF" w:rsidRPr="00D670A5">
        <w:t xml:space="preserve">receipt </w:t>
      </w:r>
      <w:r w:rsidRPr="00D670A5">
        <w:t xml:space="preserve">of the </w:t>
      </w:r>
      <w:r w:rsidR="00ED787E">
        <w:t>AE/</w:t>
      </w:r>
      <w:r w:rsidRPr="00D670A5">
        <w:t xml:space="preserve">SAE report, </w:t>
      </w:r>
      <w:proofErr w:type="spellStart"/>
      <w:r w:rsidR="00B350C7">
        <w:t>Syneos</w:t>
      </w:r>
      <w:proofErr w:type="spellEnd"/>
      <w:r w:rsidR="00B350C7">
        <w:t xml:space="preserve"> Health</w:t>
      </w:r>
      <w:r w:rsidRPr="00D670A5">
        <w:t xml:space="preserve"> will review </w:t>
      </w:r>
      <w:r w:rsidR="00782FEB" w:rsidRPr="00D670A5">
        <w:t>i</w:t>
      </w:r>
      <w:r w:rsidRPr="00D670A5">
        <w:t>t to verify that the following minimum essentia</w:t>
      </w:r>
      <w:r w:rsidR="00152A0F">
        <w:t>l information has been received:</w:t>
      </w:r>
      <w:bookmarkEnd w:id="117"/>
    </w:p>
    <w:p w14:paraId="160544C5" w14:textId="77777777" w:rsidR="00D670A5" w:rsidRPr="00D670A5" w:rsidRDefault="00D670A5" w:rsidP="002B683F">
      <w:pPr>
        <w:pStyle w:val="ListParagraph"/>
        <w:numPr>
          <w:ilvl w:val="0"/>
          <w:numId w:val="7"/>
        </w:numPr>
      </w:pPr>
      <w:r w:rsidRPr="00D670A5">
        <w:t>Subject identification</w:t>
      </w:r>
    </w:p>
    <w:p w14:paraId="160544C6" w14:textId="77777777" w:rsidR="00D670A5" w:rsidRPr="00D670A5" w:rsidRDefault="00D670A5" w:rsidP="002B683F">
      <w:pPr>
        <w:pStyle w:val="ListParagraph"/>
        <w:numPr>
          <w:ilvl w:val="0"/>
          <w:numId w:val="7"/>
        </w:numPr>
      </w:pPr>
      <w:bookmarkStart w:id="118" w:name="_Toc236738699"/>
      <w:r w:rsidRPr="00D670A5">
        <w:t>Suspect product</w:t>
      </w:r>
      <w:bookmarkEnd w:id="118"/>
    </w:p>
    <w:p w14:paraId="160544C7" w14:textId="77777777" w:rsidR="00D670A5" w:rsidRPr="00D670A5" w:rsidRDefault="00D670A5" w:rsidP="002B683F">
      <w:pPr>
        <w:pStyle w:val="ListParagraph"/>
        <w:numPr>
          <w:ilvl w:val="0"/>
          <w:numId w:val="7"/>
        </w:numPr>
      </w:pPr>
      <w:r w:rsidRPr="00D670A5">
        <w:t>Reporter identification</w:t>
      </w:r>
    </w:p>
    <w:p w14:paraId="160544C8" w14:textId="77777777" w:rsidR="00D670A5" w:rsidRPr="00D670A5" w:rsidRDefault="00D670A5" w:rsidP="002B683F">
      <w:pPr>
        <w:pStyle w:val="ListParagraph"/>
        <w:numPr>
          <w:ilvl w:val="0"/>
          <w:numId w:val="7"/>
        </w:numPr>
        <w:contextualSpacing w:val="0"/>
      </w:pPr>
      <w:bookmarkStart w:id="119" w:name="_Toc236738701"/>
      <w:r w:rsidRPr="00D670A5">
        <w:t xml:space="preserve">An event or outcome that can be identified as </w:t>
      </w:r>
      <w:bookmarkEnd w:id="119"/>
      <w:r w:rsidRPr="00D670A5">
        <w:t>serious</w:t>
      </w:r>
    </w:p>
    <w:p w14:paraId="160544C9" w14:textId="46E9EC61" w:rsidR="00D670A5" w:rsidRDefault="00D670A5" w:rsidP="000623BD">
      <w:pPr>
        <w:pStyle w:val="Heading4"/>
      </w:pPr>
      <w:r>
        <w:t>I</w:t>
      </w:r>
      <w:r w:rsidRPr="00D670A5">
        <w:t xml:space="preserve">f the minimum essential information is not provided, </w:t>
      </w:r>
      <w:proofErr w:type="spellStart"/>
      <w:r w:rsidR="00B350C7">
        <w:t>Syneos</w:t>
      </w:r>
      <w:proofErr w:type="spellEnd"/>
      <w:r w:rsidR="00B350C7">
        <w:t xml:space="preserve"> Health</w:t>
      </w:r>
      <w:r w:rsidRPr="00D670A5">
        <w:t xml:space="preserve"> will contact the reporter with a request for the missing essential information.</w:t>
      </w:r>
    </w:p>
    <w:p w14:paraId="160544CA" w14:textId="1D517963" w:rsidR="00D670A5" w:rsidRDefault="00ED787E" w:rsidP="000623BD">
      <w:pPr>
        <w:pStyle w:val="Heading4"/>
      </w:pPr>
      <w:r>
        <w:t>AE/</w:t>
      </w:r>
      <w:r w:rsidR="00D670A5">
        <w:t xml:space="preserve">SAE </w:t>
      </w:r>
      <w:r w:rsidR="00DB3F95" w:rsidRPr="00D670A5">
        <w:t xml:space="preserve">forms must be completed in English. </w:t>
      </w:r>
      <w:proofErr w:type="spellStart"/>
      <w:r w:rsidR="00B350C7">
        <w:t>Syneos</w:t>
      </w:r>
      <w:proofErr w:type="spellEnd"/>
      <w:r w:rsidR="00B350C7">
        <w:t xml:space="preserve"> Health</w:t>
      </w:r>
      <w:r w:rsidR="00DB3F95" w:rsidRPr="00D670A5">
        <w:t xml:space="preserve"> will forward any source documents received in other languages to a </w:t>
      </w:r>
      <w:r w:rsidR="000B75FF" w:rsidRPr="00D670A5">
        <w:t>t</w:t>
      </w:r>
      <w:r w:rsidR="006D7D69" w:rsidRPr="00D670A5">
        <w:t xml:space="preserve">ranslations </w:t>
      </w:r>
      <w:r w:rsidR="000B75FF" w:rsidRPr="00D670A5">
        <w:t>s</w:t>
      </w:r>
      <w:r w:rsidR="006D7D69" w:rsidRPr="00D670A5">
        <w:t>ervice</w:t>
      </w:r>
      <w:r w:rsidR="00DB3F95" w:rsidRPr="00D670A5">
        <w:t xml:space="preserve"> to be translated into English. Certificates of translation will be filed in the </w:t>
      </w:r>
      <w:r w:rsidR="000B75FF" w:rsidRPr="00D670A5">
        <w:t xml:space="preserve">subject’s </w:t>
      </w:r>
      <w:r>
        <w:t>AE/</w:t>
      </w:r>
      <w:r w:rsidR="00DB3F95" w:rsidRPr="00D670A5">
        <w:t>SAE folder.</w:t>
      </w:r>
    </w:p>
    <w:p w14:paraId="160544CB" w14:textId="64BB8A9D" w:rsidR="00DB3F95" w:rsidRPr="00777E6F" w:rsidRDefault="00D670A5" w:rsidP="000623BD">
      <w:pPr>
        <w:pStyle w:val="Heading4"/>
      </w:pPr>
      <w:r>
        <w:t>O</w:t>
      </w:r>
      <w:r w:rsidR="00DB3F95" w:rsidRPr="00D670A5">
        <w:t xml:space="preserve">ccasionally, BMS or </w:t>
      </w:r>
      <w:proofErr w:type="spellStart"/>
      <w:r w:rsidR="00B350C7">
        <w:t>Syneos</w:t>
      </w:r>
      <w:proofErr w:type="spellEnd"/>
      <w:r w:rsidR="00B350C7">
        <w:t xml:space="preserve"> Health</w:t>
      </w:r>
      <w:r w:rsidR="00DB3F95" w:rsidRPr="00D670A5">
        <w:t xml:space="preserve"> personnel may contact the site for further information. In such cases, the BMS employee or </w:t>
      </w:r>
      <w:proofErr w:type="spellStart"/>
      <w:r w:rsidR="00B350C7">
        <w:t>Syneos</w:t>
      </w:r>
      <w:proofErr w:type="spellEnd"/>
      <w:r w:rsidR="00B350C7">
        <w:t xml:space="preserve"> Health</w:t>
      </w:r>
      <w:r w:rsidR="00DB3F95" w:rsidRPr="00D670A5">
        <w:t xml:space="preserve"> </w:t>
      </w:r>
      <w:r w:rsidR="006C34BF">
        <w:t>Medical M</w:t>
      </w:r>
      <w:r w:rsidR="000B75FF" w:rsidRPr="00D670A5">
        <w:t xml:space="preserve">onitor </w:t>
      </w:r>
      <w:r w:rsidR="00DB3F95" w:rsidRPr="00D670A5">
        <w:t xml:space="preserve">should immediately provide a telephone contact report to BMS GPVE with the new </w:t>
      </w:r>
      <w:r w:rsidR="00ED787E">
        <w:t>AE/</w:t>
      </w:r>
      <w:r w:rsidR="00DB3F95" w:rsidRPr="00D670A5">
        <w:t>SAE information.</w:t>
      </w:r>
    </w:p>
    <w:p w14:paraId="160544CC" w14:textId="77777777" w:rsidR="00DB3F95" w:rsidRPr="002760A6" w:rsidRDefault="00DB3F95" w:rsidP="00DE68E2">
      <w:pPr>
        <w:pStyle w:val="Heading3"/>
      </w:pPr>
      <w:bookmarkStart w:id="120" w:name="_Toc346710313"/>
      <w:bookmarkStart w:id="121" w:name="_Toc346728891"/>
      <w:bookmarkStart w:id="122" w:name="_Toc58316637"/>
      <w:r w:rsidRPr="002760A6">
        <w:t>Data Entry/Tracking</w:t>
      </w:r>
      <w:bookmarkEnd w:id="120"/>
      <w:bookmarkEnd w:id="121"/>
      <w:bookmarkEnd w:id="122"/>
    </w:p>
    <w:p w14:paraId="160544CD" w14:textId="178E8397" w:rsidR="00C80A06" w:rsidRPr="005C1D67" w:rsidRDefault="00DB3F95" w:rsidP="000623BD">
      <w:pPr>
        <w:pStyle w:val="Heading4"/>
      </w:pPr>
      <w:bookmarkStart w:id="123" w:name="_Toc346728892"/>
      <w:r w:rsidRPr="005C1D67">
        <w:t xml:space="preserve">For all </w:t>
      </w:r>
      <w:r w:rsidR="00FD0B73">
        <w:t>AEs/</w:t>
      </w:r>
      <w:r w:rsidRPr="005C1D67">
        <w:t xml:space="preserve">SAEs, </w:t>
      </w:r>
      <w:proofErr w:type="spellStart"/>
      <w:r w:rsidR="00B350C7">
        <w:t>syneos</w:t>
      </w:r>
      <w:proofErr w:type="spellEnd"/>
      <w:r w:rsidR="00B350C7">
        <w:t xml:space="preserve"> Health</w:t>
      </w:r>
      <w:r w:rsidRPr="005C1D67">
        <w:t xml:space="preserve"> tracking of the fields below is completed within 1</w:t>
      </w:r>
      <w:r w:rsidR="000B75FF" w:rsidRPr="005C1D67">
        <w:t> </w:t>
      </w:r>
      <w:r w:rsidRPr="005C1D67">
        <w:t>business day of receipt.</w:t>
      </w:r>
      <w:bookmarkEnd w:id="123"/>
    </w:p>
    <w:p w14:paraId="160544CE" w14:textId="77777777" w:rsidR="00DB3F95" w:rsidRPr="0063178D" w:rsidRDefault="00DB3F95" w:rsidP="00513003">
      <w:pPr>
        <w:pStyle w:val="BodyText"/>
        <w:numPr>
          <w:ilvl w:val="0"/>
          <w:numId w:val="22"/>
        </w:numPr>
        <w:spacing w:after="0"/>
        <w:rPr>
          <w:rFonts w:cstheme="minorHAnsi"/>
          <w:b w:val="0"/>
          <w:bCs w:val="0"/>
          <w:sz w:val="20"/>
          <w:szCs w:val="20"/>
        </w:rPr>
      </w:pPr>
      <w:r w:rsidRPr="0063178D">
        <w:rPr>
          <w:rFonts w:cstheme="minorHAnsi"/>
          <w:b w:val="0"/>
          <w:bCs w:val="0"/>
          <w:sz w:val="20"/>
          <w:szCs w:val="20"/>
        </w:rPr>
        <w:t>Receipt date</w:t>
      </w:r>
    </w:p>
    <w:p w14:paraId="160544CF" w14:textId="77777777" w:rsidR="00DB3F95" w:rsidRPr="0063178D" w:rsidRDefault="00DB3F95" w:rsidP="00513003">
      <w:pPr>
        <w:pStyle w:val="BodyText"/>
        <w:numPr>
          <w:ilvl w:val="0"/>
          <w:numId w:val="22"/>
        </w:numPr>
        <w:spacing w:after="0"/>
        <w:rPr>
          <w:rFonts w:cstheme="minorHAnsi"/>
          <w:b w:val="0"/>
          <w:bCs w:val="0"/>
          <w:sz w:val="20"/>
          <w:szCs w:val="20"/>
        </w:rPr>
      </w:pPr>
      <w:r w:rsidRPr="0063178D">
        <w:rPr>
          <w:rFonts w:cstheme="minorHAnsi"/>
          <w:b w:val="0"/>
          <w:bCs w:val="0"/>
          <w:sz w:val="20"/>
          <w:szCs w:val="20"/>
        </w:rPr>
        <w:t>Country</w:t>
      </w:r>
    </w:p>
    <w:p w14:paraId="160544D0" w14:textId="77777777" w:rsidR="00DB3F95" w:rsidRPr="0063178D" w:rsidRDefault="00DB3F95" w:rsidP="00513003">
      <w:pPr>
        <w:pStyle w:val="BodyText"/>
        <w:numPr>
          <w:ilvl w:val="0"/>
          <w:numId w:val="22"/>
        </w:numPr>
        <w:spacing w:after="0"/>
        <w:rPr>
          <w:rFonts w:cstheme="minorHAnsi"/>
          <w:b w:val="0"/>
          <w:bCs w:val="0"/>
          <w:sz w:val="20"/>
          <w:szCs w:val="20"/>
        </w:rPr>
      </w:pPr>
      <w:r w:rsidRPr="0063178D">
        <w:rPr>
          <w:rFonts w:cstheme="minorHAnsi"/>
          <w:b w:val="0"/>
          <w:bCs w:val="0"/>
          <w:sz w:val="20"/>
          <w:szCs w:val="20"/>
        </w:rPr>
        <w:t>Project number</w:t>
      </w:r>
    </w:p>
    <w:p w14:paraId="160544D1" w14:textId="77777777" w:rsidR="00DB3F95" w:rsidRPr="00490D53" w:rsidRDefault="00DB3F95" w:rsidP="00513003">
      <w:pPr>
        <w:pStyle w:val="BodyText"/>
        <w:numPr>
          <w:ilvl w:val="0"/>
          <w:numId w:val="22"/>
        </w:numPr>
        <w:spacing w:after="0"/>
        <w:rPr>
          <w:rFonts w:cstheme="minorHAnsi"/>
          <w:b w:val="0"/>
          <w:bCs w:val="0"/>
          <w:sz w:val="20"/>
          <w:szCs w:val="20"/>
        </w:rPr>
      </w:pPr>
      <w:r w:rsidRPr="00490D53">
        <w:rPr>
          <w:rFonts w:cstheme="minorHAnsi"/>
          <w:b w:val="0"/>
          <w:bCs w:val="0"/>
          <w:sz w:val="20"/>
          <w:szCs w:val="20"/>
        </w:rPr>
        <w:t>Sponsor name</w:t>
      </w:r>
    </w:p>
    <w:p w14:paraId="160544D2" w14:textId="77777777" w:rsidR="00152A0F" w:rsidRPr="00490D53" w:rsidRDefault="00152A0F" w:rsidP="00513003">
      <w:pPr>
        <w:pStyle w:val="BodyText"/>
        <w:numPr>
          <w:ilvl w:val="0"/>
          <w:numId w:val="22"/>
        </w:numPr>
        <w:spacing w:after="0"/>
        <w:rPr>
          <w:rFonts w:cstheme="minorHAnsi"/>
          <w:b w:val="0"/>
          <w:bCs w:val="0"/>
          <w:sz w:val="20"/>
          <w:szCs w:val="20"/>
        </w:rPr>
      </w:pPr>
      <w:r w:rsidRPr="00490D53">
        <w:rPr>
          <w:rFonts w:cstheme="minorHAnsi"/>
          <w:b w:val="0"/>
          <w:bCs w:val="0"/>
          <w:sz w:val="20"/>
          <w:szCs w:val="20"/>
        </w:rPr>
        <w:t>Reporter identification</w:t>
      </w:r>
      <w:r w:rsidRPr="00490D53">
        <w:rPr>
          <w:rFonts w:cstheme="minorHAnsi"/>
          <w:b w:val="0"/>
          <w:bCs w:val="0"/>
          <w:color w:val="C00000"/>
          <w:sz w:val="20"/>
          <w:szCs w:val="20"/>
        </w:rPr>
        <w:t>*</w:t>
      </w:r>
    </w:p>
    <w:p w14:paraId="160544D3" w14:textId="77777777" w:rsidR="00DB3F95" w:rsidRPr="0063178D" w:rsidRDefault="00DB3F95" w:rsidP="00513003">
      <w:pPr>
        <w:pStyle w:val="BodyText"/>
        <w:numPr>
          <w:ilvl w:val="0"/>
          <w:numId w:val="22"/>
        </w:numPr>
        <w:spacing w:after="0"/>
        <w:rPr>
          <w:rFonts w:cstheme="minorHAnsi"/>
          <w:b w:val="0"/>
          <w:bCs w:val="0"/>
          <w:sz w:val="20"/>
          <w:szCs w:val="20"/>
        </w:rPr>
      </w:pPr>
      <w:r w:rsidRPr="0063178D">
        <w:rPr>
          <w:rFonts w:cstheme="minorHAnsi"/>
          <w:b w:val="0"/>
          <w:sz w:val="20"/>
          <w:szCs w:val="20"/>
        </w:rPr>
        <w:t xml:space="preserve">Subject </w:t>
      </w:r>
      <w:r w:rsidR="00782FEB" w:rsidRPr="0063178D">
        <w:rPr>
          <w:rFonts w:cstheme="minorHAnsi"/>
          <w:b w:val="0"/>
          <w:sz w:val="20"/>
          <w:szCs w:val="20"/>
        </w:rPr>
        <w:t>identification number</w:t>
      </w:r>
      <w:r w:rsidR="005F6181" w:rsidRPr="0063178D">
        <w:rPr>
          <w:rFonts w:cstheme="minorHAnsi"/>
          <w:b w:val="0"/>
          <w:color w:val="C00000"/>
          <w:sz w:val="20"/>
          <w:szCs w:val="20"/>
        </w:rPr>
        <w:t>*</w:t>
      </w:r>
    </w:p>
    <w:p w14:paraId="160544D4" w14:textId="77777777" w:rsidR="00DB3F95" w:rsidRPr="0063178D" w:rsidRDefault="00DB3F95" w:rsidP="00513003">
      <w:pPr>
        <w:pStyle w:val="BodyText"/>
        <w:numPr>
          <w:ilvl w:val="0"/>
          <w:numId w:val="22"/>
        </w:numPr>
        <w:spacing w:after="0"/>
        <w:rPr>
          <w:rFonts w:cstheme="minorHAnsi"/>
          <w:b w:val="0"/>
          <w:bCs w:val="0"/>
          <w:sz w:val="20"/>
          <w:szCs w:val="20"/>
        </w:rPr>
      </w:pPr>
      <w:r w:rsidRPr="0063178D">
        <w:rPr>
          <w:rFonts w:cstheme="minorHAnsi"/>
          <w:b w:val="0"/>
          <w:sz w:val="20"/>
          <w:szCs w:val="20"/>
        </w:rPr>
        <w:t>Suspect product</w:t>
      </w:r>
      <w:r w:rsidR="005F6181" w:rsidRPr="0063178D">
        <w:rPr>
          <w:rFonts w:cstheme="minorHAnsi"/>
          <w:b w:val="0"/>
          <w:color w:val="C00000"/>
          <w:sz w:val="20"/>
          <w:szCs w:val="20"/>
        </w:rPr>
        <w:t>*</w:t>
      </w:r>
    </w:p>
    <w:p w14:paraId="160544D5" w14:textId="77777777" w:rsidR="00DB3F95" w:rsidRPr="0063178D" w:rsidRDefault="00DB3F95" w:rsidP="00513003">
      <w:pPr>
        <w:pStyle w:val="BodyText"/>
        <w:numPr>
          <w:ilvl w:val="0"/>
          <w:numId w:val="22"/>
        </w:numPr>
        <w:spacing w:after="0"/>
        <w:rPr>
          <w:rFonts w:cstheme="minorHAnsi"/>
          <w:b w:val="0"/>
          <w:bCs w:val="0"/>
          <w:sz w:val="20"/>
          <w:szCs w:val="20"/>
        </w:rPr>
      </w:pPr>
      <w:r w:rsidRPr="0063178D">
        <w:rPr>
          <w:rFonts w:cstheme="minorHAnsi"/>
          <w:b w:val="0"/>
          <w:sz w:val="20"/>
          <w:szCs w:val="20"/>
        </w:rPr>
        <w:t>Event term</w:t>
      </w:r>
      <w:r w:rsidR="005F6181" w:rsidRPr="0063178D">
        <w:rPr>
          <w:rFonts w:cstheme="minorHAnsi"/>
          <w:b w:val="0"/>
          <w:color w:val="C00000"/>
          <w:sz w:val="20"/>
          <w:szCs w:val="20"/>
        </w:rPr>
        <w:t>*</w:t>
      </w:r>
    </w:p>
    <w:p w14:paraId="160544D6" w14:textId="77777777" w:rsidR="00DB3F95" w:rsidRPr="0063178D" w:rsidRDefault="00DB3F95" w:rsidP="00513003">
      <w:pPr>
        <w:pStyle w:val="BodyText"/>
        <w:numPr>
          <w:ilvl w:val="0"/>
          <w:numId w:val="22"/>
        </w:numPr>
        <w:spacing w:after="0"/>
        <w:rPr>
          <w:rFonts w:cstheme="minorHAnsi"/>
          <w:b w:val="0"/>
          <w:bCs w:val="0"/>
          <w:sz w:val="20"/>
          <w:szCs w:val="20"/>
        </w:rPr>
      </w:pPr>
      <w:r w:rsidRPr="0063178D">
        <w:rPr>
          <w:rFonts w:cstheme="minorHAnsi"/>
          <w:b w:val="0"/>
          <w:sz w:val="20"/>
          <w:szCs w:val="20"/>
        </w:rPr>
        <w:t>Seriousness (case level)</w:t>
      </w:r>
    </w:p>
    <w:p w14:paraId="160544D7" w14:textId="77777777" w:rsidR="00DB3F95" w:rsidRPr="0063178D" w:rsidRDefault="00DB3F95" w:rsidP="00DC5D18">
      <w:pPr>
        <w:pStyle w:val="BodyText"/>
        <w:numPr>
          <w:ilvl w:val="0"/>
          <w:numId w:val="22"/>
        </w:numPr>
        <w:rPr>
          <w:rFonts w:cstheme="minorHAnsi"/>
          <w:b w:val="0"/>
          <w:bCs w:val="0"/>
          <w:sz w:val="20"/>
          <w:szCs w:val="20"/>
        </w:rPr>
      </w:pPr>
      <w:r w:rsidRPr="0063178D">
        <w:rPr>
          <w:rFonts w:cstheme="minorHAnsi"/>
          <w:b w:val="0"/>
          <w:sz w:val="20"/>
          <w:szCs w:val="20"/>
        </w:rPr>
        <w:t>Causality assessment</w:t>
      </w:r>
    </w:p>
    <w:p w14:paraId="160544D8" w14:textId="77777777" w:rsidR="00C80A06" w:rsidRDefault="005F6181" w:rsidP="008119C5">
      <w:pPr>
        <w:pStyle w:val="ListParagraph"/>
        <w:ind w:left="3600"/>
      </w:pPr>
      <w:r>
        <w:rPr>
          <w:color w:val="C00000"/>
        </w:rPr>
        <w:t xml:space="preserve">* </w:t>
      </w:r>
      <w:r w:rsidRPr="002179AE">
        <w:t>Refer to Section</w:t>
      </w:r>
      <w:r w:rsidR="002E5C6C" w:rsidRPr="002179AE">
        <w:t xml:space="preserve"> </w:t>
      </w:r>
      <w:r w:rsidR="009A253B">
        <w:t>2.7.1.8</w:t>
      </w:r>
      <w:r w:rsidR="00152A0F" w:rsidRPr="002179AE">
        <w:t xml:space="preserve"> </w:t>
      </w:r>
      <w:r w:rsidRPr="002179AE">
        <w:t>regarding minimal essential information.</w:t>
      </w:r>
    </w:p>
    <w:p w14:paraId="160544D9" w14:textId="77777777" w:rsidR="00DB3F95" w:rsidRPr="002760A6" w:rsidRDefault="00DB3F95" w:rsidP="00DE68E2">
      <w:pPr>
        <w:pStyle w:val="Heading3"/>
      </w:pPr>
      <w:bookmarkStart w:id="124" w:name="_Toc252268107"/>
      <w:bookmarkStart w:id="125" w:name="_Toc252268698"/>
      <w:bookmarkStart w:id="126" w:name="_Toc252268993"/>
      <w:bookmarkStart w:id="127" w:name="_Toc252269163"/>
      <w:bookmarkStart w:id="128" w:name="_Toc252269281"/>
      <w:bookmarkStart w:id="129" w:name="_Toc252269341"/>
      <w:bookmarkStart w:id="130" w:name="_Toc252269514"/>
      <w:bookmarkStart w:id="131" w:name="_Toc252269549"/>
      <w:bookmarkStart w:id="132" w:name="_Toc252269635"/>
      <w:bookmarkStart w:id="133" w:name="_Toc252269741"/>
      <w:bookmarkStart w:id="134" w:name="_Toc252270129"/>
      <w:bookmarkStart w:id="135" w:name="_Toc252270234"/>
      <w:bookmarkStart w:id="136" w:name="_Toc252270321"/>
      <w:bookmarkStart w:id="137" w:name="_Toc252270653"/>
      <w:bookmarkStart w:id="138" w:name="_Toc252268108"/>
      <w:bookmarkStart w:id="139" w:name="_Toc252268699"/>
      <w:bookmarkStart w:id="140" w:name="_Toc252268994"/>
      <w:bookmarkStart w:id="141" w:name="_Toc252269164"/>
      <w:bookmarkStart w:id="142" w:name="_Toc252269282"/>
      <w:bookmarkStart w:id="143" w:name="_Toc252269342"/>
      <w:bookmarkStart w:id="144" w:name="_Toc252269515"/>
      <w:bookmarkStart w:id="145" w:name="_Toc252269550"/>
      <w:bookmarkStart w:id="146" w:name="_Toc252269636"/>
      <w:bookmarkStart w:id="147" w:name="_Toc252269742"/>
      <w:bookmarkStart w:id="148" w:name="_Toc252270130"/>
      <w:bookmarkStart w:id="149" w:name="_Toc252270235"/>
      <w:bookmarkStart w:id="150" w:name="_Toc252270322"/>
      <w:bookmarkStart w:id="151" w:name="_Toc252270654"/>
      <w:bookmarkStart w:id="152" w:name="_Toc252268109"/>
      <w:bookmarkStart w:id="153" w:name="_Toc252268700"/>
      <w:bookmarkStart w:id="154" w:name="_Toc252268995"/>
      <w:bookmarkStart w:id="155" w:name="_Toc252269165"/>
      <w:bookmarkStart w:id="156" w:name="_Toc252269283"/>
      <w:bookmarkStart w:id="157" w:name="_Toc252269343"/>
      <w:bookmarkStart w:id="158" w:name="_Toc252269516"/>
      <w:bookmarkStart w:id="159" w:name="_Toc252269551"/>
      <w:bookmarkStart w:id="160" w:name="_Toc252269637"/>
      <w:bookmarkStart w:id="161" w:name="_Toc252269743"/>
      <w:bookmarkStart w:id="162" w:name="_Toc252270131"/>
      <w:bookmarkStart w:id="163" w:name="_Toc252270236"/>
      <w:bookmarkStart w:id="164" w:name="_Toc252270323"/>
      <w:bookmarkStart w:id="165" w:name="_Toc252270655"/>
      <w:bookmarkStart w:id="166" w:name="_Toc252268112"/>
      <w:bookmarkStart w:id="167" w:name="_Toc252268703"/>
      <w:bookmarkStart w:id="168" w:name="_Toc252268998"/>
      <w:bookmarkStart w:id="169" w:name="_Toc252269168"/>
      <w:bookmarkStart w:id="170" w:name="_Toc252269286"/>
      <w:bookmarkStart w:id="171" w:name="_Toc252269346"/>
      <w:bookmarkStart w:id="172" w:name="_Toc252269519"/>
      <w:bookmarkStart w:id="173" w:name="_Toc252269554"/>
      <w:bookmarkStart w:id="174" w:name="_Toc252269640"/>
      <w:bookmarkStart w:id="175" w:name="_Toc252269746"/>
      <w:bookmarkStart w:id="176" w:name="_Toc252270134"/>
      <w:bookmarkStart w:id="177" w:name="_Toc252270239"/>
      <w:bookmarkStart w:id="178" w:name="_Toc252270326"/>
      <w:bookmarkStart w:id="179" w:name="_Toc252270658"/>
      <w:bookmarkStart w:id="180" w:name="_Toc252268113"/>
      <w:bookmarkStart w:id="181" w:name="_Toc252268704"/>
      <w:bookmarkStart w:id="182" w:name="_Toc252268999"/>
      <w:bookmarkStart w:id="183" w:name="_Toc252269169"/>
      <w:bookmarkStart w:id="184" w:name="_Toc252269287"/>
      <w:bookmarkStart w:id="185" w:name="_Toc252269347"/>
      <w:bookmarkStart w:id="186" w:name="_Toc252269520"/>
      <w:bookmarkStart w:id="187" w:name="_Toc252269555"/>
      <w:bookmarkStart w:id="188" w:name="_Toc252269641"/>
      <w:bookmarkStart w:id="189" w:name="_Toc252269747"/>
      <w:bookmarkStart w:id="190" w:name="_Toc252270135"/>
      <w:bookmarkStart w:id="191" w:name="_Toc252270240"/>
      <w:bookmarkStart w:id="192" w:name="_Toc252270327"/>
      <w:bookmarkStart w:id="193" w:name="_Toc252270659"/>
      <w:bookmarkStart w:id="194" w:name="_Toc252268116"/>
      <w:bookmarkStart w:id="195" w:name="_Toc252268707"/>
      <w:bookmarkStart w:id="196" w:name="_Toc252269002"/>
      <w:bookmarkStart w:id="197" w:name="_Toc252269172"/>
      <w:bookmarkStart w:id="198" w:name="_Toc252269290"/>
      <w:bookmarkStart w:id="199" w:name="_Toc252269350"/>
      <w:bookmarkStart w:id="200" w:name="_Toc252269523"/>
      <w:bookmarkStart w:id="201" w:name="_Toc252269558"/>
      <w:bookmarkStart w:id="202" w:name="_Toc252269644"/>
      <w:bookmarkStart w:id="203" w:name="_Toc252269750"/>
      <w:bookmarkStart w:id="204" w:name="_Toc252270138"/>
      <w:bookmarkStart w:id="205" w:name="_Toc252270243"/>
      <w:bookmarkStart w:id="206" w:name="_Toc252270330"/>
      <w:bookmarkStart w:id="207" w:name="_Toc252270662"/>
      <w:bookmarkStart w:id="208" w:name="_Toc252268117"/>
      <w:bookmarkStart w:id="209" w:name="_Toc252268708"/>
      <w:bookmarkStart w:id="210" w:name="_Toc252269003"/>
      <w:bookmarkStart w:id="211" w:name="_Toc252269173"/>
      <w:bookmarkStart w:id="212" w:name="_Toc252269291"/>
      <w:bookmarkStart w:id="213" w:name="_Toc252269351"/>
      <w:bookmarkStart w:id="214" w:name="_Toc252269524"/>
      <w:bookmarkStart w:id="215" w:name="_Toc252269559"/>
      <w:bookmarkStart w:id="216" w:name="_Toc252269645"/>
      <w:bookmarkStart w:id="217" w:name="_Toc252269751"/>
      <w:bookmarkStart w:id="218" w:name="_Toc252270139"/>
      <w:bookmarkStart w:id="219" w:name="_Toc252270244"/>
      <w:bookmarkStart w:id="220" w:name="_Toc252270331"/>
      <w:bookmarkStart w:id="221" w:name="_Toc252270663"/>
      <w:bookmarkStart w:id="222" w:name="_Toc346710314"/>
      <w:bookmarkStart w:id="223" w:name="_Toc346728893"/>
      <w:bookmarkStart w:id="224" w:name="_Ref355630114"/>
      <w:bookmarkStart w:id="225" w:name="_Toc5831663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Pr="002760A6">
        <w:lastRenderedPageBreak/>
        <w:t xml:space="preserve">Notification of </w:t>
      </w:r>
      <w:r w:rsidR="001A6399">
        <w:t>AE/</w:t>
      </w:r>
      <w:r w:rsidRPr="002760A6">
        <w:t>SAE to BMS</w:t>
      </w:r>
      <w:bookmarkEnd w:id="222"/>
      <w:bookmarkEnd w:id="223"/>
      <w:bookmarkEnd w:id="224"/>
      <w:bookmarkEnd w:id="225"/>
    </w:p>
    <w:p w14:paraId="160544DA" w14:textId="761C545E" w:rsidR="00152A0F" w:rsidRPr="005C1D67" w:rsidRDefault="00B350C7" w:rsidP="000623BD">
      <w:pPr>
        <w:pStyle w:val="Heading4"/>
      </w:pPr>
      <w:bookmarkStart w:id="226" w:name="_Toc346728894"/>
      <w:proofErr w:type="spellStart"/>
      <w:r>
        <w:t>Syneos</w:t>
      </w:r>
      <w:proofErr w:type="spellEnd"/>
      <w:r>
        <w:t xml:space="preserve"> Health</w:t>
      </w:r>
      <w:r w:rsidR="00DB3F95" w:rsidRPr="005C1D67">
        <w:t xml:space="preserve"> </w:t>
      </w:r>
      <w:r w:rsidR="00DB3F95" w:rsidRPr="00490D53">
        <w:t xml:space="preserve">will forward the </w:t>
      </w:r>
      <w:r w:rsidR="001A6399">
        <w:t>AE/</w:t>
      </w:r>
      <w:r w:rsidR="00DB3F95" w:rsidRPr="00490D53">
        <w:t>SAE report</w:t>
      </w:r>
      <w:r w:rsidR="002B7AD2" w:rsidRPr="00490D53">
        <w:t xml:space="preserve">, </w:t>
      </w:r>
      <w:r w:rsidR="00DB3F95" w:rsidRPr="00490D53">
        <w:t xml:space="preserve">any query responses generated by </w:t>
      </w:r>
      <w:r w:rsidR="00963B4A">
        <w:t>&lt;CRO&gt;</w:t>
      </w:r>
      <w:r w:rsidR="002B7AD2" w:rsidRPr="00490D53">
        <w:t xml:space="preserve"> and additional/supporting documentation</w:t>
      </w:r>
      <w:r w:rsidR="00C94763" w:rsidRPr="00490D53">
        <w:t xml:space="preserve"> by fax or E</w:t>
      </w:r>
      <w:r w:rsidR="00DB3F95" w:rsidRPr="00490D53">
        <w:t>-mail within</w:t>
      </w:r>
      <w:r w:rsidR="004735F0">
        <w:t xml:space="preserve"> 24 hours/</w:t>
      </w:r>
      <w:r w:rsidR="007A609E" w:rsidRPr="00490D53">
        <w:t xml:space="preserve">1 </w:t>
      </w:r>
      <w:r w:rsidR="00DB3F95" w:rsidRPr="00490D53">
        <w:t xml:space="preserve">business day of </w:t>
      </w:r>
      <w:r w:rsidR="00782FEB" w:rsidRPr="00490D53">
        <w:t>receipt</w:t>
      </w:r>
      <w:r w:rsidR="001A6399">
        <w:t xml:space="preserve"> for serious events and 7</w:t>
      </w:r>
      <w:r w:rsidR="004735F0">
        <w:t xml:space="preserve"> business</w:t>
      </w:r>
      <w:r w:rsidR="001A6399">
        <w:t xml:space="preserve"> days of receipt for non-serious reports</w:t>
      </w:r>
      <w:r w:rsidR="00782FEB" w:rsidRPr="00490D53">
        <w:t xml:space="preserve"> </w:t>
      </w:r>
      <w:r w:rsidR="00DB3F95" w:rsidRPr="00490D53">
        <w:t>to BMS GPVE</w:t>
      </w:r>
      <w:r w:rsidR="00152A0F" w:rsidRPr="00490D53">
        <w:t xml:space="preserve"> as follows:</w:t>
      </w:r>
      <w:bookmarkEnd w:id="226"/>
    </w:p>
    <w:p w14:paraId="160544DB" w14:textId="77777777" w:rsidR="00152A0F" w:rsidRDefault="00152A0F" w:rsidP="002179AE">
      <w:pPr>
        <w:spacing w:after="60"/>
        <w:ind w:left="3600"/>
      </w:pPr>
      <w:bookmarkStart w:id="227" w:name="_Toc346728895"/>
      <w:r>
        <w:t xml:space="preserve">E-mail:  </w:t>
      </w:r>
      <w:hyperlink r:id="rId19" w:history="1">
        <w:r w:rsidR="00DB3F95" w:rsidRPr="00FD0B73">
          <w:rPr>
            <w:rStyle w:val="Hyperlink"/>
            <w:color w:val="0070C0"/>
            <w:u w:val="none"/>
          </w:rPr>
          <w:t>worldwide.safety@bms.com</w:t>
        </w:r>
        <w:bookmarkEnd w:id="227"/>
      </w:hyperlink>
    </w:p>
    <w:p w14:paraId="160544DC" w14:textId="77777777" w:rsidR="00152A0F" w:rsidRDefault="00152A0F" w:rsidP="002179AE">
      <w:pPr>
        <w:ind w:left="3600"/>
      </w:pPr>
      <w:bookmarkStart w:id="228" w:name="_Toc346728896"/>
      <w:r>
        <w:t>Fax:  609-818-3804</w:t>
      </w:r>
      <w:bookmarkEnd w:id="228"/>
    </w:p>
    <w:p w14:paraId="160544DD" w14:textId="0683FFE4" w:rsidR="00777E6F" w:rsidRDefault="00B350C7" w:rsidP="000623BD">
      <w:pPr>
        <w:pStyle w:val="Heading4"/>
      </w:pPr>
      <w:bookmarkStart w:id="229" w:name="_Toc346728897"/>
      <w:proofErr w:type="spellStart"/>
      <w:r>
        <w:t>Syneos</w:t>
      </w:r>
      <w:proofErr w:type="spellEnd"/>
      <w:r>
        <w:t xml:space="preserve"> Health</w:t>
      </w:r>
      <w:r w:rsidRPr="005C1D67">
        <w:t xml:space="preserve"> </w:t>
      </w:r>
      <w:r w:rsidR="00DB3F95" w:rsidRPr="00777E6F">
        <w:t>will verify BMS GPVE receipt of information confirmation via the transmittal confirmation sheet for fax transmissions and via</w:t>
      </w:r>
      <w:r w:rsidR="00152A0F">
        <w:t xml:space="preserve"> the</w:t>
      </w:r>
      <w:r w:rsidR="00DB3F95" w:rsidRPr="00777E6F">
        <w:t xml:space="preserve"> return receipt </w:t>
      </w:r>
      <w:r w:rsidR="00AA3AC9">
        <w:t>for E</w:t>
      </w:r>
      <w:r w:rsidR="00DB3F95" w:rsidRPr="00777E6F">
        <w:t>-mail transmissions.</w:t>
      </w:r>
      <w:bookmarkEnd w:id="229"/>
    </w:p>
    <w:p w14:paraId="160544DE" w14:textId="77777777" w:rsidR="00491814" w:rsidRDefault="00CC28FE" w:rsidP="00DE68E2">
      <w:pPr>
        <w:pStyle w:val="Heading3"/>
      </w:pPr>
      <w:bookmarkStart w:id="230" w:name="_Toc58316639"/>
      <w:bookmarkStart w:id="231" w:name="_Ref346387242"/>
      <w:bookmarkStart w:id="232" w:name="_Toc346710315"/>
      <w:bookmarkStart w:id="233" w:name="_Toc346728898"/>
      <w:proofErr w:type="spellStart"/>
      <w:r>
        <w:t>eDC</w:t>
      </w:r>
      <w:proofErr w:type="spellEnd"/>
      <w:r>
        <w:t xml:space="preserve"> </w:t>
      </w:r>
      <w:r w:rsidR="00491814">
        <w:t>Contingency Plan</w:t>
      </w:r>
      <w:r w:rsidRPr="00CC28FE">
        <w:rPr>
          <w:b w:val="0"/>
          <w:i/>
          <w:sz w:val="20"/>
          <w:szCs w:val="20"/>
          <w:u w:val="none"/>
        </w:rPr>
        <w:t xml:space="preserve"> (when applicable)</w:t>
      </w:r>
      <w:bookmarkEnd w:id="230"/>
    </w:p>
    <w:p w14:paraId="160544DF" w14:textId="77777777" w:rsidR="00491814" w:rsidRDefault="00491814" w:rsidP="00DE1784">
      <w:pPr>
        <w:ind w:left="1512"/>
      </w:pPr>
      <w:proofErr w:type="gramStart"/>
      <w:r>
        <w:t>In the event that</w:t>
      </w:r>
      <w:proofErr w:type="gramEnd"/>
      <w:r>
        <w:t xml:space="preserve"> the e</w:t>
      </w:r>
      <w:r w:rsidR="001E2E2C">
        <w:t>lectronic data capture system</w:t>
      </w:r>
      <w:r>
        <w:t xml:space="preserve"> is down, the following steps will occur:</w:t>
      </w:r>
    </w:p>
    <w:p w14:paraId="160544E0" w14:textId="1636D941" w:rsidR="00491814" w:rsidRDefault="00491814" w:rsidP="000623BD">
      <w:pPr>
        <w:pStyle w:val="Heading4"/>
      </w:pPr>
      <w:r>
        <w:t>Site will complete the pape</w:t>
      </w:r>
      <w:r w:rsidR="00727044">
        <w:t xml:space="preserve">r version of the </w:t>
      </w:r>
      <w:r w:rsidR="001A6399">
        <w:t>AE/</w:t>
      </w:r>
      <w:r w:rsidR="00727044">
        <w:t>S</w:t>
      </w:r>
      <w:r w:rsidR="00D87DB1">
        <w:t>AE Report (refer to</w:t>
      </w:r>
      <w:r>
        <w:t xml:space="preserve"> </w:t>
      </w:r>
      <w:r w:rsidR="00D87DB1">
        <w:t>Section</w:t>
      </w:r>
      <w:r>
        <w:t xml:space="preserve"> </w:t>
      </w:r>
      <w:r w:rsidR="009A253B">
        <w:t>2.8)</w:t>
      </w:r>
      <w:r>
        <w:t xml:space="preserve"> and fax</w:t>
      </w:r>
      <w:r w:rsidR="00D87DB1">
        <w:t xml:space="preserve"> it</w:t>
      </w:r>
      <w:r>
        <w:t xml:space="preserve"> to </w:t>
      </w:r>
      <w:proofErr w:type="spellStart"/>
      <w:r w:rsidR="00B350C7">
        <w:t>Syneos</w:t>
      </w:r>
      <w:proofErr w:type="spellEnd"/>
      <w:r w:rsidR="00B350C7">
        <w:t xml:space="preserve"> Health</w:t>
      </w:r>
      <w:r w:rsidR="002E3D62">
        <w:t>.</w:t>
      </w:r>
      <w:r w:rsidR="00B350C7" w:rsidRPr="005C1D67">
        <w:t xml:space="preserve"> </w:t>
      </w:r>
      <w:proofErr w:type="spellStart"/>
      <w:r w:rsidR="002E3D62">
        <w:t>Syneos</w:t>
      </w:r>
      <w:proofErr w:type="spellEnd"/>
      <w:r w:rsidR="002E3D62">
        <w:t xml:space="preserve"> Health</w:t>
      </w:r>
      <w:r w:rsidR="002E3D62" w:rsidRPr="005C1D67">
        <w:t xml:space="preserve"> </w:t>
      </w:r>
      <w:r>
        <w:t xml:space="preserve">will fax the </w:t>
      </w:r>
      <w:r w:rsidR="00727044">
        <w:t>AE/</w:t>
      </w:r>
      <w:r>
        <w:t xml:space="preserve">SAE Report within one business day to BMS GPV&amp;E. </w:t>
      </w:r>
      <w:proofErr w:type="spellStart"/>
      <w:r w:rsidR="002E3D62">
        <w:t>Syneos</w:t>
      </w:r>
      <w:proofErr w:type="spellEnd"/>
      <w:r w:rsidR="002E3D62">
        <w:t xml:space="preserve"> Health</w:t>
      </w:r>
      <w:r w:rsidR="002E3D62" w:rsidRPr="005C1D67">
        <w:t xml:space="preserve"> </w:t>
      </w:r>
      <w:r w:rsidR="00963B4A">
        <w:t>&gt;</w:t>
      </w:r>
      <w:r>
        <w:t xml:space="preserve">will also send an E-mail with a scanned copy of the </w:t>
      </w:r>
      <w:r w:rsidR="001E2E2C">
        <w:t>AE/</w:t>
      </w:r>
      <w:r>
        <w:t>SAE Repo</w:t>
      </w:r>
      <w:r w:rsidR="00D87DB1">
        <w:t xml:space="preserve">rt for informational purposes </w:t>
      </w:r>
      <w:r w:rsidR="002E3D62">
        <w:t xml:space="preserve">only to </w:t>
      </w:r>
      <w:proofErr w:type="spellStart"/>
      <w:r w:rsidR="002E3D62">
        <w:t>Syneos</w:t>
      </w:r>
      <w:proofErr w:type="spellEnd"/>
      <w:r w:rsidR="002E3D62">
        <w:t xml:space="preserve"> Health</w:t>
      </w:r>
      <w:r w:rsidR="00F045F7">
        <w:t xml:space="preserve"> Study Team including Medical Monitor(s), BMS Medical Monitor(s) and BMS Clinical Protocol Manager.</w:t>
      </w:r>
    </w:p>
    <w:p w14:paraId="160544E1" w14:textId="511B062C" w:rsidR="00F045F7" w:rsidRDefault="00F045F7" w:rsidP="000623BD">
      <w:pPr>
        <w:pStyle w:val="Heading4"/>
      </w:pPr>
      <w:r>
        <w:t>Once the</w:t>
      </w:r>
      <w:r w:rsidR="001E2E2C">
        <w:t xml:space="preserve"> electronic data capture</w:t>
      </w:r>
      <w:r>
        <w:t xml:space="preserve"> system comes back on-line, it will be the responsibility of the site to enter the </w:t>
      </w:r>
      <w:r w:rsidR="001A6399">
        <w:t>AE/</w:t>
      </w:r>
      <w:r>
        <w:t>SAE into the el</w:t>
      </w:r>
      <w:r w:rsidR="001E2E2C">
        <w:t>ectronic data capture system.</w:t>
      </w:r>
      <w:r>
        <w:t xml:space="preserve">  </w:t>
      </w:r>
      <w:proofErr w:type="spellStart"/>
      <w:r w:rsidR="002E3D62">
        <w:t>Syneos</w:t>
      </w:r>
      <w:proofErr w:type="spellEnd"/>
      <w:r w:rsidR="002E3D62">
        <w:t xml:space="preserve"> Health</w:t>
      </w:r>
      <w:r w:rsidR="002E3D62" w:rsidRPr="005C1D67">
        <w:t xml:space="preserve"> </w:t>
      </w:r>
      <w:r>
        <w:t xml:space="preserve">will not be responsible to follow-up with the sites to ensure this is done. Once the system is available, the electronic version of the </w:t>
      </w:r>
      <w:r w:rsidR="001A6399">
        <w:t>AE/</w:t>
      </w:r>
      <w:r>
        <w:t>SAE will be considered the most up-to-date and accurate version.</w:t>
      </w:r>
    </w:p>
    <w:p w14:paraId="160544E2" w14:textId="77777777" w:rsidR="00E12FAA" w:rsidRDefault="00DB3F95" w:rsidP="00DE68E2">
      <w:pPr>
        <w:pStyle w:val="Heading3"/>
      </w:pPr>
      <w:bookmarkStart w:id="234" w:name="_Toc346710318"/>
      <w:bookmarkStart w:id="235" w:name="_Toc346728909"/>
      <w:bookmarkStart w:id="236" w:name="_Toc58316640"/>
      <w:bookmarkEnd w:id="231"/>
      <w:bookmarkEnd w:id="232"/>
      <w:bookmarkEnd w:id="233"/>
      <w:r w:rsidRPr="00777E6F">
        <w:t>Follow Up/Queries</w:t>
      </w:r>
      <w:bookmarkEnd w:id="234"/>
      <w:bookmarkEnd w:id="235"/>
      <w:bookmarkEnd w:id="236"/>
    </w:p>
    <w:p w14:paraId="160544E3" w14:textId="316DCED0" w:rsidR="00516655" w:rsidRDefault="002E3D62" w:rsidP="000623BD">
      <w:pPr>
        <w:pStyle w:val="Heading4"/>
      </w:pPr>
      <w:bookmarkStart w:id="237" w:name="_Toc346728910"/>
      <w:proofErr w:type="spellStart"/>
      <w:r>
        <w:t>Syneos</w:t>
      </w:r>
      <w:proofErr w:type="spellEnd"/>
      <w:r>
        <w:t xml:space="preserve"> Health</w:t>
      </w:r>
      <w:r w:rsidR="00516655">
        <w:t xml:space="preserve"> will routinely query for any </w:t>
      </w:r>
      <w:r w:rsidR="00184E77">
        <w:t>missing information on</w:t>
      </w:r>
      <w:r w:rsidR="00516655">
        <w:t xml:space="preserve"> the </w:t>
      </w:r>
      <w:r w:rsidR="001A6399">
        <w:t>AE/</w:t>
      </w:r>
      <w:r w:rsidR="00516655">
        <w:t>SAE Form.</w:t>
      </w:r>
    </w:p>
    <w:p w14:paraId="160544E4" w14:textId="00C2A9EC" w:rsidR="00C80A06" w:rsidRPr="00B1752B" w:rsidRDefault="00DB3F95" w:rsidP="000623BD">
      <w:pPr>
        <w:pStyle w:val="Heading4"/>
      </w:pPr>
      <w:r w:rsidRPr="00B1752B">
        <w:t xml:space="preserve">BMS GPVE will forward additional queries </w:t>
      </w:r>
      <w:proofErr w:type="gramStart"/>
      <w:r w:rsidRPr="00B1752B">
        <w:t xml:space="preserve">to  </w:t>
      </w:r>
      <w:proofErr w:type="spellStart"/>
      <w:r w:rsidR="002E3D62">
        <w:t>Syneos</w:t>
      </w:r>
      <w:proofErr w:type="spellEnd"/>
      <w:proofErr w:type="gramEnd"/>
      <w:r w:rsidR="002E3D62">
        <w:t xml:space="preserve"> Health</w:t>
      </w:r>
      <w:r w:rsidR="002E3D62" w:rsidRPr="005C1D67">
        <w:t xml:space="preserve"> </w:t>
      </w:r>
      <w:r w:rsidRPr="00B1752B">
        <w:t xml:space="preserve">at </w:t>
      </w:r>
      <w:r w:rsidR="00844F2C" w:rsidRPr="00B1752B">
        <w:t xml:space="preserve">the </w:t>
      </w:r>
      <w:r w:rsidRPr="00B1752B">
        <w:t>centralize</w:t>
      </w:r>
      <w:r w:rsidR="00C94763">
        <w:t>d E</w:t>
      </w:r>
      <w:r w:rsidR="001008D4" w:rsidRPr="00B1752B">
        <w:noBreakHyphen/>
      </w:r>
      <w:r w:rsidRPr="00B1752B">
        <w:t>mail address</w:t>
      </w:r>
      <w:r w:rsidR="00B96B07" w:rsidRPr="00B1752B">
        <w:t xml:space="preserve"> listed in Section </w:t>
      </w:r>
      <w:r w:rsidR="009A253B">
        <w:t>1.2</w:t>
      </w:r>
      <w:r w:rsidR="00490D53">
        <w:t xml:space="preserve"> </w:t>
      </w:r>
      <w:r w:rsidR="00844F2C" w:rsidRPr="00B1752B">
        <w:t>of this S</w:t>
      </w:r>
      <w:r w:rsidR="00B1752B" w:rsidRPr="00B1752B">
        <w:t>AE</w:t>
      </w:r>
      <w:r w:rsidR="001E2E2C">
        <w:t xml:space="preserve"> </w:t>
      </w:r>
      <w:r w:rsidR="00844F2C" w:rsidRPr="00B1752B">
        <w:t>MP</w:t>
      </w:r>
      <w:r w:rsidRPr="00B1752B">
        <w:t xml:space="preserve">. </w:t>
      </w:r>
      <w:r w:rsidR="00B1752B" w:rsidRPr="00B1752B">
        <w:t>The BMS query E</w:t>
      </w:r>
      <w:r w:rsidRPr="00B1752B">
        <w:t>-mail header will include the protocol number, site and subject numbers</w:t>
      </w:r>
      <w:r w:rsidR="00B44328" w:rsidRPr="00B1752B">
        <w:t>,</w:t>
      </w:r>
      <w:r w:rsidR="00541B90">
        <w:t xml:space="preserve"> and safety database s</w:t>
      </w:r>
      <w:r w:rsidRPr="00B1752B">
        <w:t>ystem number.</w:t>
      </w:r>
      <w:bookmarkEnd w:id="237"/>
    </w:p>
    <w:p w14:paraId="160544E5" w14:textId="00783942" w:rsidR="00C80A06" w:rsidRPr="00B1752B" w:rsidRDefault="002E3D62" w:rsidP="000623BD">
      <w:pPr>
        <w:pStyle w:val="Heading4"/>
      </w:pPr>
      <w:bookmarkStart w:id="238" w:name="_Toc346728911"/>
      <w:proofErr w:type="spellStart"/>
      <w:r>
        <w:t>Syneos</w:t>
      </w:r>
      <w:proofErr w:type="spellEnd"/>
      <w:r>
        <w:t xml:space="preserve"> Health</w:t>
      </w:r>
      <w:r w:rsidR="00DB3F95" w:rsidRPr="00B1752B">
        <w:t xml:space="preserve"> will follow </w:t>
      </w:r>
      <w:proofErr w:type="spellStart"/>
      <w:r>
        <w:t>Syneos</w:t>
      </w:r>
      <w:proofErr w:type="spellEnd"/>
      <w:r>
        <w:t xml:space="preserve"> Health SOP</w:t>
      </w:r>
      <w:r w:rsidRPr="002E3D62">
        <w:t xml:space="preserve"> </w:t>
      </w:r>
      <w:r w:rsidRPr="00AE627A">
        <w:t>OG-DM-010</w:t>
      </w:r>
      <w:r w:rsidR="001372CB" w:rsidRPr="00B1752B">
        <w:t>,</w:t>
      </w:r>
      <w:r w:rsidR="007E7E78" w:rsidRPr="00B1752B">
        <w:t xml:space="preserve"> </w:t>
      </w:r>
      <w:r w:rsidR="00DB3F95" w:rsidRPr="00B1752B">
        <w:t xml:space="preserve">to ensure </w:t>
      </w:r>
      <w:r w:rsidR="007E7E78" w:rsidRPr="00B1752B">
        <w:t xml:space="preserve">that </w:t>
      </w:r>
      <w:r w:rsidR="00DB3F95" w:rsidRPr="00B1752B">
        <w:t>queries are properly captured and tracked in the clinical database.</w:t>
      </w:r>
      <w:bookmarkEnd w:id="238"/>
    </w:p>
    <w:p w14:paraId="160544E6" w14:textId="77777777" w:rsidR="00C80A06" w:rsidRPr="00B1752B" w:rsidRDefault="00DB3F95" w:rsidP="000623BD">
      <w:pPr>
        <w:pStyle w:val="Heading4"/>
      </w:pPr>
      <w:bookmarkStart w:id="239" w:name="_Toc346728912"/>
      <w:r w:rsidRPr="00B1752B">
        <w:t>Queries will be forwarded to the investigator and resolutions pursued as defined below.</w:t>
      </w:r>
      <w:bookmarkEnd w:id="239"/>
    </w:p>
    <w:p w14:paraId="160544E7" w14:textId="6AA29493" w:rsidR="00B1752B" w:rsidRPr="00490D53" w:rsidRDefault="002E3D62" w:rsidP="000623BD">
      <w:pPr>
        <w:pStyle w:val="Heading4"/>
      </w:pPr>
      <w:bookmarkStart w:id="240" w:name="_Toc346728913"/>
      <w:proofErr w:type="spellStart"/>
      <w:r>
        <w:t>syneos</w:t>
      </w:r>
      <w:proofErr w:type="spellEnd"/>
      <w:r>
        <w:t xml:space="preserve"> Health</w:t>
      </w:r>
      <w:r w:rsidR="00DB3F95" w:rsidRPr="00490D53">
        <w:t xml:space="preserve"> will request </w:t>
      </w:r>
      <w:r w:rsidR="00AE39A2" w:rsidRPr="00490D53">
        <w:t xml:space="preserve">that </w:t>
      </w:r>
      <w:r w:rsidR="00DB3F95" w:rsidRPr="00490D53">
        <w:t xml:space="preserve">the site provide additional or missing information </w:t>
      </w:r>
      <w:r w:rsidR="001A6399">
        <w:t>within 5 business days.</w:t>
      </w:r>
      <w:bookmarkEnd w:id="240"/>
    </w:p>
    <w:p w14:paraId="160544E8" w14:textId="70FE276F" w:rsidR="00E12FAA" w:rsidRPr="00B1752B" w:rsidRDefault="002E3D62" w:rsidP="000623BD">
      <w:pPr>
        <w:pStyle w:val="Heading4"/>
        <w:rPr>
          <w:iCs/>
          <w:spacing w:val="-3"/>
        </w:rPr>
      </w:pPr>
      <w:bookmarkStart w:id="241" w:name="_Toc346728916"/>
      <w:proofErr w:type="spellStart"/>
      <w:r>
        <w:t>Syneos</w:t>
      </w:r>
      <w:proofErr w:type="spellEnd"/>
      <w:r>
        <w:t xml:space="preserve"> Health</w:t>
      </w:r>
      <w:r w:rsidR="00752966" w:rsidRPr="00490D53">
        <w:t xml:space="preserve"> will</w:t>
      </w:r>
      <w:r w:rsidR="00752966" w:rsidRPr="00B1752B">
        <w:t xml:space="preserve"> follow-up regularly with the </w:t>
      </w:r>
      <w:r w:rsidR="006542A2" w:rsidRPr="00B1752B">
        <w:t>investigator</w:t>
      </w:r>
      <w:r w:rsidR="00752966" w:rsidRPr="00B1752B">
        <w:t xml:space="preserve"> site staff to ensure that queries are resolved within the required timeframe</w:t>
      </w:r>
      <w:r w:rsidR="00752966" w:rsidRPr="00B1752B">
        <w:rPr>
          <w:iCs/>
        </w:rPr>
        <w:t>.</w:t>
      </w:r>
      <w:bookmarkEnd w:id="241"/>
    </w:p>
    <w:p w14:paraId="160544EA" w14:textId="06F088D7" w:rsidR="00541B90" w:rsidRPr="00541B90" w:rsidRDefault="00DB3F95" w:rsidP="00541B90">
      <w:pPr>
        <w:pStyle w:val="Heading4"/>
      </w:pPr>
      <w:bookmarkStart w:id="242" w:name="_Toc346728917"/>
      <w:r w:rsidRPr="00B1752B">
        <w:t xml:space="preserve">When new follow-up information is received it will be managed according to the steps outlined in </w:t>
      </w:r>
      <w:bookmarkEnd w:id="242"/>
      <w:r w:rsidR="00DE1784">
        <w:t>Section</w:t>
      </w:r>
      <w:r w:rsidR="009A253B">
        <w:t xml:space="preserve"> 2.7</w:t>
      </w:r>
      <w:r w:rsidR="00DE1784">
        <w:t>.</w:t>
      </w:r>
    </w:p>
    <w:p w14:paraId="160544EB" w14:textId="77777777" w:rsidR="00DB3F95" w:rsidRPr="002760A6" w:rsidRDefault="00DB3F95" w:rsidP="00DE1784">
      <w:pPr>
        <w:pStyle w:val="Heading3"/>
      </w:pPr>
      <w:bookmarkStart w:id="243" w:name="_Toc346710319"/>
      <w:bookmarkStart w:id="244" w:name="_Toc346728918"/>
      <w:bookmarkStart w:id="245" w:name="_Toc58316641"/>
      <w:r w:rsidRPr="002760A6">
        <w:t>Pregnancy</w:t>
      </w:r>
      <w:bookmarkEnd w:id="243"/>
      <w:bookmarkEnd w:id="244"/>
      <w:bookmarkEnd w:id="245"/>
    </w:p>
    <w:p w14:paraId="160544EC" w14:textId="7947A339" w:rsidR="00DB3F95" w:rsidRDefault="00DB3F95" w:rsidP="000623BD">
      <w:pPr>
        <w:pStyle w:val="Heading4"/>
      </w:pPr>
      <w:bookmarkStart w:id="246" w:name="_Toc346728919"/>
      <w:r w:rsidRPr="00777E6F">
        <w:t>All pregnancies in a study subject, or partner of a study subject, during the study per</w:t>
      </w:r>
      <w:r w:rsidR="0063061B">
        <w:t>iod must be reported by fax or E</w:t>
      </w:r>
      <w:r w:rsidRPr="00777E6F">
        <w:t xml:space="preserve">-mail using the BMS Pregnancy Surveillance Form Part I </w:t>
      </w:r>
      <w:r w:rsidR="002646F8">
        <w:t>(Antepartum Information)</w:t>
      </w:r>
      <w:r w:rsidRPr="00777E6F">
        <w:t xml:space="preserve"> within 24</w:t>
      </w:r>
      <w:r w:rsidR="006676C5" w:rsidRPr="00777E6F">
        <w:t> </w:t>
      </w:r>
      <w:r w:rsidRPr="00777E6F">
        <w:t xml:space="preserve">hours of awareness to </w:t>
      </w:r>
      <w:proofErr w:type="spellStart"/>
      <w:r w:rsidR="002E3D62">
        <w:t>Syneos</w:t>
      </w:r>
      <w:proofErr w:type="spellEnd"/>
      <w:r w:rsidR="002E3D62">
        <w:t xml:space="preserve"> Health</w:t>
      </w:r>
      <w:r w:rsidRPr="00777E6F">
        <w:t xml:space="preserve">. Following delivery or termination of a pregnancy, the </w:t>
      </w:r>
      <w:r w:rsidR="001D1B51" w:rsidRPr="00777E6F">
        <w:t>BMS Pregnancy Surveillance Form Part II (</w:t>
      </w:r>
      <w:r w:rsidRPr="00777E6F">
        <w:t>Pregnancy Outcome</w:t>
      </w:r>
      <w:r w:rsidR="001D1B51" w:rsidRPr="00777E6F">
        <w:t>)</w:t>
      </w:r>
      <w:r w:rsidR="00C94763">
        <w:t xml:space="preserve"> should be faxed or E-</w:t>
      </w:r>
      <w:r w:rsidRPr="00777E6F">
        <w:t>mail</w:t>
      </w:r>
      <w:r w:rsidR="006542A2" w:rsidRPr="00777E6F">
        <w:t>ed</w:t>
      </w:r>
      <w:r w:rsidRPr="00777E6F">
        <w:t xml:space="preserve"> to </w:t>
      </w:r>
      <w:proofErr w:type="spellStart"/>
      <w:r w:rsidR="002E3D62">
        <w:t>Syneos</w:t>
      </w:r>
      <w:proofErr w:type="spellEnd"/>
      <w:r w:rsidR="002E3D62">
        <w:t xml:space="preserve"> Health</w:t>
      </w:r>
      <w:r w:rsidRPr="00777E6F">
        <w:t xml:space="preserve">. Spontaneous abortions and congenital anomalies should be reported on an </w:t>
      </w:r>
      <w:r w:rsidR="00727044">
        <w:t>AE/</w:t>
      </w:r>
      <w:r w:rsidRPr="00777E6F">
        <w:t>SAE form.</w:t>
      </w:r>
      <w:r w:rsidR="006542A2" w:rsidRPr="00777E6F">
        <w:t xml:space="preserve"> In those cases where a subject or a subject’s partner delivers a child, the BMS </w:t>
      </w:r>
      <w:r w:rsidR="006542A2" w:rsidRPr="00777E6F">
        <w:lastRenderedPageBreak/>
        <w:t>Pregnancy Surveillance Form Part III (Infant</w:t>
      </w:r>
      <w:r w:rsidR="00C94763">
        <w:t xml:space="preserve"> Follow-up) should be faxed or E</w:t>
      </w:r>
      <w:r w:rsidR="006542A2" w:rsidRPr="00777E6F">
        <w:t xml:space="preserve">-mailed to </w:t>
      </w:r>
      <w:proofErr w:type="spellStart"/>
      <w:r w:rsidR="002E3D62">
        <w:t>Syneos</w:t>
      </w:r>
      <w:proofErr w:type="spellEnd"/>
      <w:r w:rsidR="002E3D62">
        <w:t xml:space="preserve"> Health</w:t>
      </w:r>
      <w:r w:rsidR="006542A2" w:rsidRPr="00777E6F">
        <w:t>.</w:t>
      </w:r>
      <w:bookmarkEnd w:id="246"/>
    </w:p>
    <w:p w14:paraId="07655E98" w14:textId="0CF7C08E" w:rsidR="004305FF" w:rsidRPr="002760A6" w:rsidRDefault="004305FF" w:rsidP="004305FF">
      <w:pPr>
        <w:pStyle w:val="Heading3"/>
      </w:pPr>
      <w:bookmarkStart w:id="247" w:name="_Toc58316642"/>
      <w:r>
        <w:t>Unexpected Benefit</w:t>
      </w:r>
      <w:bookmarkEnd w:id="247"/>
    </w:p>
    <w:p w14:paraId="1C0EB8B8" w14:textId="444B5E69" w:rsidR="004305FF" w:rsidRPr="004305FF" w:rsidRDefault="004305FF" w:rsidP="00B00334">
      <w:pPr>
        <w:pStyle w:val="Heading4"/>
      </w:pPr>
      <w:r w:rsidRPr="00777E6F">
        <w:t>All</w:t>
      </w:r>
      <w:r w:rsidR="00AF436A">
        <w:t xml:space="preserve"> cases of</w:t>
      </w:r>
      <w:r>
        <w:t xml:space="preserve"> Unexpected</w:t>
      </w:r>
      <w:r w:rsidR="00AF436A">
        <w:t xml:space="preserve"> Benefit occurring in France need to be reported</w:t>
      </w:r>
      <w:r w:rsidR="00AF436A" w:rsidRPr="00AF436A">
        <w:t xml:space="preserve"> </w:t>
      </w:r>
      <w:r w:rsidR="00AF436A" w:rsidRPr="00777E6F">
        <w:t xml:space="preserve">within 24 hours of awareness to </w:t>
      </w:r>
      <w:proofErr w:type="spellStart"/>
      <w:r w:rsidR="002E3D62">
        <w:t>Syneos</w:t>
      </w:r>
      <w:proofErr w:type="spellEnd"/>
      <w:r w:rsidR="002E3D62">
        <w:t xml:space="preserve"> Health</w:t>
      </w:r>
      <w:r w:rsidR="00AF436A" w:rsidRPr="00777E6F">
        <w:t xml:space="preserve">. </w:t>
      </w:r>
    </w:p>
    <w:p w14:paraId="160544ED" w14:textId="77777777" w:rsidR="00DB3F95" w:rsidRPr="002760A6" w:rsidRDefault="00DB3F95" w:rsidP="00DE68E2">
      <w:pPr>
        <w:pStyle w:val="Heading3"/>
      </w:pPr>
      <w:bookmarkStart w:id="248" w:name="_Toc346710320"/>
      <w:bookmarkStart w:id="249" w:name="_Toc346728920"/>
      <w:bookmarkStart w:id="250" w:name="_Toc58316643"/>
      <w:r w:rsidRPr="002760A6">
        <w:t>Case Completion</w:t>
      </w:r>
      <w:bookmarkEnd w:id="248"/>
      <w:bookmarkEnd w:id="249"/>
      <w:bookmarkEnd w:id="250"/>
    </w:p>
    <w:p w14:paraId="160544EE" w14:textId="77777777" w:rsidR="00C80A06" w:rsidRPr="00777E6F" w:rsidRDefault="00DB3F95" w:rsidP="000623BD">
      <w:pPr>
        <w:pStyle w:val="Heading4"/>
      </w:pPr>
      <w:bookmarkStart w:id="251" w:name="_Toc346728921"/>
      <w:r w:rsidRPr="00777E6F">
        <w:t xml:space="preserve">In general, </w:t>
      </w:r>
      <w:r w:rsidR="00FD0B73">
        <w:t>AEs</w:t>
      </w:r>
      <w:r w:rsidR="002646F8">
        <w:t>/</w:t>
      </w:r>
      <w:r w:rsidRPr="00777E6F">
        <w:t>SAEs are followed until the event resolves or stabilizes and follow-up queries are resolved.</w:t>
      </w:r>
      <w:bookmarkEnd w:id="251"/>
    </w:p>
    <w:p w14:paraId="160544EF" w14:textId="77777777" w:rsidR="00DB3F95" w:rsidRPr="00777E6F" w:rsidRDefault="00DB3F95" w:rsidP="000623BD">
      <w:pPr>
        <w:pStyle w:val="Heading4"/>
      </w:pPr>
      <w:bookmarkStart w:id="252" w:name="_Toc346728922"/>
      <w:r w:rsidRPr="00777E6F">
        <w:t xml:space="preserve">Once an </w:t>
      </w:r>
      <w:r w:rsidR="00FD0B73">
        <w:t>AE/</w:t>
      </w:r>
      <w:r w:rsidRPr="00777E6F">
        <w:t>SAE has resolved/stabilized, and there are no outstanding follow-up queries, the SAE report can be considered complete.</w:t>
      </w:r>
      <w:bookmarkEnd w:id="252"/>
    </w:p>
    <w:p w14:paraId="160544F0" w14:textId="77777777" w:rsidR="00DB3F95" w:rsidRPr="00777E6F" w:rsidRDefault="00FD0B73" w:rsidP="000623BD">
      <w:pPr>
        <w:pStyle w:val="Heading4"/>
      </w:pPr>
      <w:bookmarkStart w:id="253" w:name="_Toc346728923"/>
      <w:r>
        <w:t>AE/</w:t>
      </w:r>
      <w:r w:rsidR="00DB3F95" w:rsidRPr="00777E6F">
        <w:t>SAE reports may be considered complete before resolution/stabilization, or before outstanding queries are resolved, if follow-up information is determined to not be forthcoming.</w:t>
      </w:r>
      <w:bookmarkEnd w:id="253"/>
    </w:p>
    <w:p w14:paraId="160544F1" w14:textId="77777777" w:rsidR="00DB3F95" w:rsidRPr="002760A6" w:rsidRDefault="00DB3F95" w:rsidP="00DE68E2">
      <w:pPr>
        <w:pStyle w:val="Heading3"/>
        <w:rPr>
          <w:lang w:eastAsia="en-GB"/>
        </w:rPr>
      </w:pPr>
      <w:bookmarkStart w:id="254" w:name="_Toc346710321"/>
      <w:bookmarkStart w:id="255" w:name="_Toc346728924"/>
      <w:bookmarkStart w:id="256" w:name="_Toc58316644"/>
      <w:r w:rsidRPr="002760A6">
        <w:rPr>
          <w:lang w:eastAsia="en-GB"/>
        </w:rPr>
        <w:t>Case Filing and Retention</w:t>
      </w:r>
      <w:bookmarkEnd w:id="254"/>
      <w:bookmarkEnd w:id="255"/>
      <w:bookmarkEnd w:id="256"/>
    </w:p>
    <w:p w14:paraId="160544F2" w14:textId="7428BC82" w:rsidR="000623BD" w:rsidRDefault="00DB3F95" w:rsidP="000623BD">
      <w:pPr>
        <w:pStyle w:val="Heading4"/>
      </w:pPr>
      <w:bookmarkStart w:id="257" w:name="_Toc346728925"/>
      <w:r w:rsidRPr="00777E6F">
        <w:t>Documentation relate</w:t>
      </w:r>
      <w:r w:rsidR="000623BD">
        <w:t>d to the AE/</w:t>
      </w:r>
      <w:r w:rsidRPr="00777E6F">
        <w:t>SAE r</w:t>
      </w:r>
      <w:r w:rsidR="002E3D62">
        <w:t xml:space="preserve">eport is stored securely within </w:t>
      </w:r>
      <w:proofErr w:type="spellStart"/>
      <w:r w:rsidR="002E3D62">
        <w:t>Syneos</w:t>
      </w:r>
      <w:proofErr w:type="spellEnd"/>
      <w:r w:rsidR="002E3D62">
        <w:t xml:space="preserve"> Health </w:t>
      </w:r>
      <w:r w:rsidRPr="00777E6F">
        <w:t>until the project is completed.</w:t>
      </w:r>
      <w:bookmarkStart w:id="258" w:name="_Toc346710322"/>
      <w:bookmarkStart w:id="259" w:name="_Toc346728926"/>
      <w:bookmarkEnd w:id="257"/>
    </w:p>
    <w:p w14:paraId="160544F3" w14:textId="77777777" w:rsidR="00DB3F95" w:rsidRPr="002760A6" w:rsidRDefault="00DB3F95" w:rsidP="000623BD">
      <w:pPr>
        <w:pStyle w:val="Heading3"/>
      </w:pPr>
      <w:bookmarkStart w:id="260" w:name="_Toc58316645"/>
      <w:r w:rsidRPr="002760A6">
        <w:rPr>
          <w:lang w:eastAsia="en-GB"/>
        </w:rPr>
        <w:t xml:space="preserve">Reconciliation </w:t>
      </w:r>
      <w:r w:rsidR="00845241">
        <w:rPr>
          <w:lang w:eastAsia="en-GB"/>
        </w:rPr>
        <w:t>between Safety/</w:t>
      </w:r>
      <w:r w:rsidRPr="002760A6">
        <w:rPr>
          <w:lang w:eastAsia="en-GB"/>
        </w:rPr>
        <w:t>Clinical Database</w:t>
      </w:r>
      <w:bookmarkEnd w:id="258"/>
      <w:bookmarkEnd w:id="259"/>
      <w:bookmarkEnd w:id="260"/>
    </w:p>
    <w:p w14:paraId="160544F4" w14:textId="77E717D2" w:rsidR="00C80A06" w:rsidRPr="00716EF8" w:rsidRDefault="002E3D62" w:rsidP="000623BD">
      <w:pPr>
        <w:pStyle w:val="Heading4"/>
      </w:pPr>
      <w:bookmarkStart w:id="261" w:name="_Toc346728927"/>
      <w:proofErr w:type="spellStart"/>
      <w:r>
        <w:t>Syneos</w:t>
      </w:r>
      <w:proofErr w:type="spellEnd"/>
      <w:r>
        <w:t xml:space="preserve"> Health</w:t>
      </w:r>
      <w:r w:rsidR="0026794C" w:rsidRPr="00716EF8">
        <w:t xml:space="preserve"> </w:t>
      </w:r>
      <w:r w:rsidR="00DB3F95" w:rsidRPr="00716EF8">
        <w:t xml:space="preserve">will reconcile </w:t>
      </w:r>
      <w:r w:rsidR="000623BD">
        <w:t>AE/</w:t>
      </w:r>
      <w:r w:rsidR="00DB3F95" w:rsidRPr="00716EF8">
        <w:t>SAEs between the BMS safety database and the clinical database. Frequency of reconciliation will be determined prior to stu</w:t>
      </w:r>
      <w:r w:rsidR="008A31D2">
        <w:t>dy commencement</w:t>
      </w:r>
      <w:r w:rsidR="00390092">
        <w:t xml:space="preserve"> and documented in the study specific section</w:t>
      </w:r>
      <w:r w:rsidR="008A31D2">
        <w:t>. BMS GPVE will E</w:t>
      </w:r>
      <w:r w:rsidR="00DB3F95" w:rsidRPr="00716EF8">
        <w:t xml:space="preserve">-mail upon request from </w:t>
      </w:r>
      <w:proofErr w:type="spellStart"/>
      <w:r>
        <w:t>Syneos</w:t>
      </w:r>
      <w:proofErr w:type="spellEnd"/>
      <w:r>
        <w:t xml:space="preserve"> Health</w:t>
      </w:r>
      <w:r w:rsidR="00DB3F95" w:rsidRPr="00716EF8">
        <w:t xml:space="preserve">, the GPVE reconciliation report. Requests for reconciliation should be sent to </w:t>
      </w:r>
      <w:hyperlink r:id="rId20" w:history="1">
        <w:r w:rsidR="008A31D2" w:rsidRPr="0004503D">
          <w:rPr>
            <w:rStyle w:val="Hyperlink"/>
            <w:rFonts w:cs="Arial"/>
            <w:b/>
            <w:color w:val="auto"/>
            <w:u w:val="none"/>
          </w:rPr>
          <w:t>aepbusinessprocess@bms.com</w:t>
        </w:r>
      </w:hyperlink>
      <w:r w:rsidR="006542A2" w:rsidRPr="0004503D">
        <w:rPr>
          <w:b/>
        </w:rPr>
        <w:t>.</w:t>
      </w:r>
      <w:bookmarkEnd w:id="261"/>
    </w:p>
    <w:p w14:paraId="160544F5" w14:textId="77777777" w:rsidR="00DB3F95" w:rsidRPr="00716EF8" w:rsidRDefault="005A6DE8" w:rsidP="000623BD">
      <w:pPr>
        <w:pStyle w:val="Heading4"/>
      </w:pPr>
      <w:r>
        <w:t>Reconciliation will be performed at the case level.  Individual data elements do not require reconciliation.</w:t>
      </w:r>
    </w:p>
    <w:p w14:paraId="160544F6" w14:textId="5979F26E" w:rsidR="00C80A06" w:rsidRPr="00716EF8" w:rsidRDefault="00DB3F95" w:rsidP="000623BD">
      <w:pPr>
        <w:pStyle w:val="Heading4"/>
      </w:pPr>
      <w:bookmarkStart w:id="262" w:name="_Toc346728929"/>
      <w:r w:rsidRPr="00716EF8">
        <w:t>After complet</w:t>
      </w:r>
      <w:r w:rsidR="002A6E0C">
        <w:t>ion of</w:t>
      </w:r>
      <w:r w:rsidR="00390092">
        <w:t xml:space="preserve"> a scheduled</w:t>
      </w:r>
      <w:r w:rsidR="002A6E0C">
        <w:t xml:space="preserve"> </w:t>
      </w:r>
      <w:r w:rsidR="000623BD">
        <w:t>AE/</w:t>
      </w:r>
      <w:r w:rsidR="002A6E0C">
        <w:t>SAE reconciliation, both</w:t>
      </w:r>
      <w:r w:rsidR="0026794C" w:rsidRPr="00716EF8">
        <w:t xml:space="preserve"> </w:t>
      </w:r>
      <w:proofErr w:type="spellStart"/>
      <w:r w:rsidR="002E3D62">
        <w:t>Syneos</w:t>
      </w:r>
      <w:proofErr w:type="spellEnd"/>
      <w:r w:rsidR="002E3D62">
        <w:t xml:space="preserve"> Health</w:t>
      </w:r>
      <w:r w:rsidR="00390092">
        <w:t xml:space="preserve"> and BMS GPV&amp;E personnel</w:t>
      </w:r>
      <w:r w:rsidRPr="00716EF8">
        <w:t xml:space="preserve"> will </w:t>
      </w:r>
      <w:r w:rsidR="003B6443" w:rsidRPr="00716EF8">
        <w:t>sign-off</w:t>
      </w:r>
      <w:r w:rsidR="00390092">
        <w:t xml:space="preserve"> </w:t>
      </w:r>
      <w:r w:rsidR="003B6443" w:rsidRPr="00716EF8">
        <w:t>on</w:t>
      </w:r>
      <w:r w:rsidRPr="00716EF8">
        <w:t xml:space="preserve"> completion of the reconciliation process.</w:t>
      </w:r>
      <w:bookmarkEnd w:id="262"/>
      <w:r w:rsidR="00390092">
        <w:t xml:space="preserve"> All</w:t>
      </w:r>
      <w:r w:rsidR="009703EA">
        <w:t xml:space="preserve"> records associated with each scheduled</w:t>
      </w:r>
      <w:r w:rsidR="00390092">
        <w:t xml:space="preserve"> reconciliation pro</w:t>
      </w:r>
      <w:r w:rsidR="002E3D62">
        <w:t xml:space="preserve">cess will be stored by the </w:t>
      </w:r>
      <w:proofErr w:type="spellStart"/>
      <w:r w:rsidR="002E3D62">
        <w:t>Syneos</w:t>
      </w:r>
      <w:proofErr w:type="spellEnd"/>
      <w:r w:rsidR="002E3D62">
        <w:t xml:space="preserve"> Health</w:t>
      </w:r>
      <w:r w:rsidR="00390092">
        <w:t xml:space="preserve"> in their document management system in association with the protocol.</w:t>
      </w:r>
    </w:p>
    <w:p w14:paraId="160544F7" w14:textId="77777777" w:rsidR="00837A99" w:rsidRDefault="00837A99">
      <w:pPr>
        <w:spacing w:after="0"/>
        <w:rPr>
          <w:rFonts w:cstheme="minorHAnsi"/>
          <w:b/>
          <w:bCs/>
          <w:caps/>
          <w:spacing w:val="60"/>
          <w:sz w:val="26"/>
        </w:rPr>
      </w:pPr>
      <w:r>
        <w:br w:type="page"/>
      </w:r>
    </w:p>
    <w:p w14:paraId="160544F8" w14:textId="77777777" w:rsidR="00DB3F95" w:rsidRDefault="00FB722A" w:rsidP="00F87896">
      <w:pPr>
        <w:pStyle w:val="Heading2"/>
      </w:pPr>
      <w:bookmarkStart w:id="263" w:name="_Toc346710323"/>
      <w:bookmarkStart w:id="264" w:name="_Toc346728930"/>
      <w:bookmarkStart w:id="265" w:name="_Ref355630437"/>
      <w:bookmarkStart w:id="266" w:name="_Toc58316646"/>
      <w:r w:rsidRPr="00B833B9">
        <w:lastRenderedPageBreak/>
        <w:t>ATTACHMENT</w:t>
      </w:r>
      <w:bookmarkEnd w:id="263"/>
      <w:bookmarkEnd w:id="264"/>
      <w:r>
        <w:t>S</w:t>
      </w:r>
      <w:bookmarkEnd w:id="265"/>
      <w:bookmarkEnd w:id="266"/>
    </w:p>
    <w:p w14:paraId="160544F9" w14:textId="77777777" w:rsidR="00AF23D5" w:rsidRPr="004873D5" w:rsidRDefault="00DD5077" w:rsidP="00AF23D5">
      <w:pPr>
        <w:pStyle w:val="Heading3"/>
      </w:pPr>
      <w:bookmarkStart w:id="267" w:name="_Toc347376946"/>
      <w:bookmarkStart w:id="268" w:name="_Toc58316647"/>
      <w:bookmarkStart w:id="269" w:name="_Toc346710324"/>
      <w:bookmarkStart w:id="270" w:name="_Toc346728931"/>
      <w:bookmarkStart w:id="271" w:name="_Ref347375744"/>
      <w:r>
        <w:t>AE/</w:t>
      </w:r>
      <w:r w:rsidR="00AF23D5" w:rsidRPr="002760A6">
        <w:t>SAE Form</w:t>
      </w:r>
      <w:r w:rsidR="00AF23D5">
        <w:t>s</w:t>
      </w:r>
      <w:bookmarkEnd w:id="267"/>
      <w:r w:rsidR="00AF23D5">
        <w:t xml:space="preserve"> – </w:t>
      </w:r>
      <w:r>
        <w:t>NIR Studies</w:t>
      </w:r>
      <w:bookmarkEnd w:id="268"/>
    </w:p>
    <w:p w14:paraId="160544FA" w14:textId="77777777" w:rsidR="00AF23D5" w:rsidRDefault="003118BE" w:rsidP="00AF23D5">
      <w:pPr>
        <w:jc w:val="center"/>
        <w:rPr>
          <w:b/>
          <w:u w:val="double"/>
        </w:rPr>
      </w:pPr>
      <w:r>
        <w:rPr>
          <w:b/>
          <w:u w:val="double"/>
        </w:rPr>
        <w:t>AE/</w:t>
      </w:r>
      <w:r w:rsidR="00184E77">
        <w:rPr>
          <w:b/>
          <w:u w:val="double"/>
        </w:rPr>
        <w:t>SAE REPORT</w:t>
      </w:r>
    </w:p>
    <w:p w14:paraId="160544FB" w14:textId="75F8F5B8" w:rsidR="00AF23D5" w:rsidRDefault="002577A0" w:rsidP="002577A0">
      <w:pPr>
        <w:jc w:val="center"/>
        <w:rPr>
          <w:b/>
          <w:u w:val="double"/>
        </w:rPr>
      </w:pPr>
      <w:r>
        <w:rPr>
          <w:noProof/>
        </w:rPr>
        <w:drawing>
          <wp:inline distT="0" distB="0" distL="0" distR="0" wp14:anchorId="16054563" wp14:editId="412CFAAD">
            <wp:extent cx="5537902" cy="7161530"/>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821" cy="7164012"/>
                    </a:xfrm>
                    <a:prstGeom prst="rect">
                      <a:avLst/>
                    </a:prstGeom>
                    <a:noFill/>
                  </pic:spPr>
                </pic:pic>
              </a:graphicData>
            </a:graphic>
          </wp:inline>
        </w:drawing>
      </w:r>
    </w:p>
    <w:p w14:paraId="6AF777DF" w14:textId="77777777" w:rsidR="00C66F86" w:rsidRPr="002D6EF4" w:rsidRDefault="00C66F86" w:rsidP="002577A0">
      <w:pPr>
        <w:jc w:val="center"/>
        <w:rPr>
          <w:b/>
          <w:u w:val="double"/>
        </w:rPr>
      </w:pPr>
    </w:p>
    <w:p w14:paraId="160544FC" w14:textId="77777777" w:rsidR="00AF23D5" w:rsidRDefault="00DD5077" w:rsidP="00DD5077">
      <w:pPr>
        <w:pStyle w:val="Heading3"/>
      </w:pPr>
      <w:bookmarkStart w:id="272" w:name="_Toc58316648"/>
      <w:r>
        <w:lastRenderedPageBreak/>
        <w:t>AE/SAE Form Instructions – NIR Studies</w:t>
      </w:r>
      <w:bookmarkEnd w:id="272"/>
    </w:p>
    <w:p w14:paraId="160544FD" w14:textId="77777777" w:rsidR="00DD5077" w:rsidRPr="00DD5077" w:rsidRDefault="002577A0" w:rsidP="00DD5077">
      <w:r>
        <w:rPr>
          <w:noProof/>
        </w:rPr>
        <w:drawing>
          <wp:inline distT="0" distB="0" distL="0" distR="0" wp14:anchorId="16054565" wp14:editId="16054566">
            <wp:extent cx="6400800" cy="8277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8277225"/>
                    </a:xfrm>
                    <a:prstGeom prst="rect">
                      <a:avLst/>
                    </a:prstGeom>
                    <a:noFill/>
                  </pic:spPr>
                </pic:pic>
              </a:graphicData>
            </a:graphic>
          </wp:inline>
        </w:drawing>
      </w:r>
    </w:p>
    <w:p w14:paraId="160544FE" w14:textId="77777777" w:rsidR="00E12FAA" w:rsidRDefault="00361CFB" w:rsidP="00AF4C91">
      <w:pPr>
        <w:pStyle w:val="Heading3"/>
      </w:pPr>
      <w:bookmarkStart w:id="273" w:name="_Toc252270342"/>
      <w:bookmarkStart w:id="274" w:name="_Toc252270674"/>
      <w:bookmarkStart w:id="275" w:name="_Toc252270343"/>
      <w:bookmarkStart w:id="276" w:name="_Toc252270675"/>
      <w:bookmarkStart w:id="277" w:name="_Toc346710325"/>
      <w:bookmarkStart w:id="278" w:name="_Toc346728932"/>
      <w:bookmarkStart w:id="279" w:name="_Toc58316649"/>
      <w:bookmarkStart w:id="280" w:name="_Toc134429010"/>
      <w:bookmarkEnd w:id="269"/>
      <w:bookmarkEnd w:id="270"/>
      <w:bookmarkEnd w:id="271"/>
      <w:bookmarkEnd w:id="273"/>
      <w:bookmarkEnd w:id="274"/>
      <w:bookmarkEnd w:id="275"/>
      <w:bookmarkEnd w:id="276"/>
      <w:r w:rsidRPr="004024FA">
        <w:lastRenderedPageBreak/>
        <w:t>Pregnancy Forms</w:t>
      </w:r>
      <w:bookmarkEnd w:id="277"/>
      <w:bookmarkEnd w:id="278"/>
      <w:bookmarkEnd w:id="279"/>
    </w:p>
    <w:p w14:paraId="160544FF" w14:textId="77777777" w:rsidR="00390092" w:rsidRDefault="00390092" w:rsidP="00390092">
      <w:r>
        <w:object w:dxaOrig="9180" w:dyaOrig="11880" w14:anchorId="16054567">
          <v:shape id="_x0000_i1027" type="#_x0000_t75" style="width:459.15pt;height:594.35pt" o:ole="" o:bordertopcolor="this" o:borderleftcolor="this" o:borderbottomcolor="this" o:borderrightcolor="this">
            <v:imagedata r:id="rId23" o:title=""/>
            <w10:bordertop type="single" width="12"/>
            <w10:borderleft type="single" width="12"/>
            <w10:borderbottom type="single" width="12"/>
            <w10:borderright type="single" width="12"/>
          </v:shape>
          <o:OLEObject Type="Embed" ProgID="AcroExch.Document.7" ShapeID="_x0000_i1027" DrawAspect="Content" ObjectID="_1669457341" r:id="rId24"/>
        </w:object>
      </w:r>
    </w:p>
    <w:p w14:paraId="16054500" w14:textId="77777777" w:rsidR="00390092" w:rsidRDefault="00390092" w:rsidP="00390092"/>
    <w:p w14:paraId="16054501" w14:textId="77777777" w:rsidR="00390092" w:rsidRDefault="00390092" w:rsidP="00390092"/>
    <w:p w14:paraId="16054502" w14:textId="77777777" w:rsidR="00390092" w:rsidRDefault="00390092" w:rsidP="00390092"/>
    <w:p w14:paraId="16054503" w14:textId="77777777" w:rsidR="00390092" w:rsidRDefault="00390092" w:rsidP="00390092">
      <w:r>
        <w:object w:dxaOrig="9180" w:dyaOrig="11880" w14:anchorId="16054568">
          <v:shape id="_x0000_i1028" type="#_x0000_t75" style="width:459.15pt;height:594.35pt" o:ole="" o:bordertopcolor="this" o:borderleftcolor="this" o:borderbottomcolor="this" o:borderrightcolor="this">
            <v:imagedata r:id="rId25" o:title=""/>
            <w10:bordertop type="single" width="12"/>
            <w10:borderleft type="single" width="12"/>
            <w10:borderbottom type="single" width="12"/>
            <w10:borderright type="single" width="12"/>
          </v:shape>
          <o:OLEObject Type="Embed" ProgID="AcroExch.Document.7" ShapeID="_x0000_i1028" DrawAspect="Content" ObjectID="_1669457342" r:id="rId26"/>
        </w:object>
      </w:r>
    </w:p>
    <w:p w14:paraId="16054504" w14:textId="77777777" w:rsidR="00390092" w:rsidRDefault="00390092" w:rsidP="00390092"/>
    <w:p w14:paraId="16054505" w14:textId="77777777" w:rsidR="00390092" w:rsidRDefault="00390092" w:rsidP="00390092"/>
    <w:p w14:paraId="16054506" w14:textId="77777777" w:rsidR="00390092" w:rsidRDefault="00390092" w:rsidP="00390092"/>
    <w:p w14:paraId="16054507" w14:textId="77777777" w:rsidR="00390092" w:rsidRDefault="00390092" w:rsidP="00390092"/>
    <w:p w14:paraId="16054508" w14:textId="77777777" w:rsidR="00390092" w:rsidRDefault="00390092" w:rsidP="00390092">
      <w:r>
        <w:object w:dxaOrig="9180" w:dyaOrig="11880" w14:anchorId="16054569">
          <v:shape id="_x0000_i1029" type="#_x0000_t75" style="width:459.15pt;height:594.35pt" o:ole="" o:bordertopcolor="this" o:borderleftcolor="this" o:borderbottomcolor="this" o:borderrightcolor="this">
            <v:imagedata r:id="rId27" o:title=""/>
            <w10:bordertop type="single" width="12"/>
            <w10:borderleft type="single" width="12"/>
            <w10:borderbottom type="single" width="12"/>
            <w10:borderright type="single" width="12"/>
          </v:shape>
          <o:OLEObject Type="Embed" ProgID="AcroExch.Document.7" ShapeID="_x0000_i1029" DrawAspect="Content" ObjectID="_1669457343" r:id="rId28"/>
        </w:object>
      </w:r>
    </w:p>
    <w:p w14:paraId="16054509" w14:textId="77777777" w:rsidR="00390092" w:rsidRDefault="00390092" w:rsidP="00390092"/>
    <w:p w14:paraId="1605450A" w14:textId="77777777" w:rsidR="00390092" w:rsidRDefault="00390092" w:rsidP="00390092"/>
    <w:p w14:paraId="1605450B" w14:textId="77777777" w:rsidR="00390092" w:rsidRDefault="00390092" w:rsidP="00390092"/>
    <w:p w14:paraId="1605450C" w14:textId="77777777" w:rsidR="00390092" w:rsidRDefault="00390092" w:rsidP="00390092"/>
    <w:p w14:paraId="1605450D" w14:textId="77777777" w:rsidR="00390092" w:rsidRDefault="00390092" w:rsidP="00390092">
      <w:r>
        <w:object w:dxaOrig="9180" w:dyaOrig="11880" w14:anchorId="1605456A">
          <v:shape id="_x0000_i1030" type="#_x0000_t75" style="width:459.15pt;height:594.35pt" o:ole="" o:bordertopcolor="this" o:borderleftcolor="this" o:borderbottomcolor="this" o:borderrightcolor="this">
            <v:imagedata r:id="rId29" o:title=""/>
            <w10:bordertop type="single" width="12"/>
            <w10:borderleft type="single" width="12"/>
            <w10:borderbottom type="single" width="12"/>
            <w10:borderright type="single" width="12"/>
          </v:shape>
          <o:OLEObject Type="Embed" ProgID="AcroExch.Document.7" ShapeID="_x0000_i1030" DrawAspect="Content" ObjectID="_1669457344" r:id="rId30"/>
        </w:object>
      </w:r>
    </w:p>
    <w:p w14:paraId="1605450E" w14:textId="77777777" w:rsidR="00390092" w:rsidRDefault="00390092" w:rsidP="00390092"/>
    <w:p w14:paraId="1605450F" w14:textId="77777777" w:rsidR="00390092" w:rsidRDefault="00390092" w:rsidP="00390092"/>
    <w:p w14:paraId="16054510" w14:textId="77777777" w:rsidR="00390092" w:rsidRDefault="00390092" w:rsidP="00390092"/>
    <w:p w14:paraId="16054511" w14:textId="77777777" w:rsidR="00390092" w:rsidRDefault="00390092" w:rsidP="00390092"/>
    <w:p w14:paraId="16054512" w14:textId="77777777" w:rsidR="00390092" w:rsidRDefault="00390092" w:rsidP="00390092">
      <w:r>
        <w:object w:dxaOrig="9180" w:dyaOrig="11880" w14:anchorId="1605456B">
          <v:shape id="_x0000_i1031" type="#_x0000_t75" style="width:459.15pt;height:594.35pt" o:ole="" o:bordertopcolor="this" o:borderleftcolor="this" o:borderbottomcolor="this" o:borderrightcolor="this">
            <v:imagedata r:id="rId31" o:title=""/>
            <w10:bordertop type="single" width="12"/>
            <w10:borderleft type="single" width="12"/>
            <w10:borderbottom type="single" width="12"/>
            <w10:borderright type="single" width="12"/>
          </v:shape>
          <o:OLEObject Type="Embed" ProgID="AcroExch.Document.7" ShapeID="_x0000_i1031" DrawAspect="Content" ObjectID="_1669457345" r:id="rId32"/>
        </w:object>
      </w:r>
    </w:p>
    <w:p w14:paraId="16054513" w14:textId="77777777" w:rsidR="00390092" w:rsidRDefault="00390092" w:rsidP="00390092"/>
    <w:p w14:paraId="16054514" w14:textId="77777777" w:rsidR="00390092" w:rsidRDefault="00390092" w:rsidP="00390092"/>
    <w:p w14:paraId="16054515" w14:textId="77777777" w:rsidR="00390092" w:rsidRDefault="00390092" w:rsidP="00390092"/>
    <w:p w14:paraId="16054516" w14:textId="77777777" w:rsidR="00390092" w:rsidRDefault="00390092" w:rsidP="00390092"/>
    <w:p w14:paraId="16054517" w14:textId="77777777" w:rsidR="00390092" w:rsidRPr="00390092" w:rsidRDefault="00390092" w:rsidP="00390092">
      <w:r>
        <w:object w:dxaOrig="9180" w:dyaOrig="11880" w14:anchorId="1605456C">
          <v:shape id="_x0000_i1032" type="#_x0000_t75" style="width:459.15pt;height:594.35pt" o:ole="" o:bordertopcolor="this" o:borderleftcolor="this" o:borderbottomcolor="this" o:borderrightcolor="this">
            <v:imagedata r:id="rId33" o:title=""/>
            <w10:bordertop type="single" width="12"/>
            <w10:borderleft type="single" width="12"/>
            <w10:borderbottom type="single" width="12"/>
            <w10:borderright type="single" width="12"/>
          </v:shape>
          <o:OLEObject Type="Embed" ProgID="AcroExch.Document.7" ShapeID="_x0000_i1032" DrawAspect="Content" ObjectID="_1669457346" r:id="rId34"/>
        </w:object>
      </w:r>
    </w:p>
    <w:p w14:paraId="16054518" w14:textId="77777777" w:rsidR="00513682" w:rsidRDefault="00513682" w:rsidP="00513682"/>
    <w:p w14:paraId="16054519" w14:textId="77777777" w:rsidR="00513682" w:rsidRDefault="00513682" w:rsidP="00513682"/>
    <w:p w14:paraId="1605451A" w14:textId="77777777" w:rsidR="00A64473" w:rsidRDefault="00A64473" w:rsidP="00513682"/>
    <w:p w14:paraId="1605451B" w14:textId="77777777" w:rsidR="00EB7FA8" w:rsidRDefault="00EB7FA8" w:rsidP="004C37DD">
      <w:pPr>
        <w:rPr>
          <w:rFonts w:cstheme="minorHAnsi"/>
          <w:b/>
        </w:rPr>
      </w:pPr>
      <w:bookmarkStart w:id="281" w:name="_Toc252269764"/>
      <w:bookmarkStart w:id="282" w:name="_Toc252270152"/>
      <w:bookmarkStart w:id="283" w:name="_Toc252270256"/>
      <w:bookmarkStart w:id="284" w:name="_Toc252270345"/>
      <w:bookmarkStart w:id="285" w:name="_Toc252270677"/>
      <w:bookmarkEnd w:id="280"/>
      <w:bookmarkEnd w:id="281"/>
      <w:bookmarkEnd w:id="282"/>
      <w:bookmarkEnd w:id="283"/>
      <w:bookmarkEnd w:id="284"/>
      <w:bookmarkEnd w:id="285"/>
      <w:r>
        <w:rPr>
          <w:rFonts w:cstheme="minorHAnsi"/>
          <w:b/>
        </w:rPr>
        <w:br w:type="page"/>
      </w:r>
    </w:p>
    <w:p w14:paraId="1605451C" w14:textId="77777777" w:rsidR="00BB241B" w:rsidRDefault="00BB241B" w:rsidP="004C37DD">
      <w:pPr>
        <w:rPr>
          <w:rFonts w:cstheme="minorHAnsi"/>
          <w:b/>
        </w:rPr>
      </w:pPr>
    </w:p>
    <w:bookmarkStart w:id="286" w:name="_Toc346728934"/>
    <w:bookmarkStart w:id="287" w:name="_Toc58316650"/>
    <w:p w14:paraId="1605451D" w14:textId="36890CF5" w:rsidR="00CD35FB" w:rsidRDefault="00C949AB" w:rsidP="00F87896">
      <w:pPr>
        <w:pStyle w:val="Heading1"/>
      </w:pPr>
      <w:r>
        <w:rPr>
          <w:rFonts w:cstheme="minorHAnsi"/>
        </w:rPr>
        <mc:AlternateContent>
          <mc:Choice Requires="wps">
            <w:drawing>
              <wp:anchor distT="0" distB="0" distL="114300" distR="114300" simplePos="0" relativeHeight="251710464" behindDoc="0" locked="0" layoutInCell="1" allowOverlap="1" wp14:anchorId="1605456D" wp14:editId="5637D23B">
                <wp:simplePos x="0" y="0"/>
                <wp:positionH relativeFrom="margin">
                  <wp:posOffset>-128270</wp:posOffset>
                </wp:positionH>
                <wp:positionV relativeFrom="paragraph">
                  <wp:posOffset>339725</wp:posOffset>
                </wp:positionV>
                <wp:extent cx="6661150" cy="775970"/>
                <wp:effectExtent l="14605" t="14605" r="10795" b="952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0" cy="775970"/>
                        </a:xfrm>
                        <a:prstGeom prst="rect">
                          <a:avLst/>
                        </a:prstGeom>
                        <a:noFill/>
                        <a:ln w="12700">
                          <a:solidFill>
                            <a:schemeClr val="accent1">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11AC6" id="Rectangle 5" o:spid="_x0000_s1026" style="position:absolute;margin-left:-10.1pt;margin-top:26.75pt;width:524.5pt;height:61.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rcGAMAAL8GAAAOAAAAZHJzL2Uyb0RvYy54bWysVd9vmzAQfp+0/8HyOwUSAgkqqVJIpknd&#10;Vq2b9uyACdaMzWynpJv2v+9sEpp0L9PURLJ8/nH+7rvvjuubQ8vRI1WaSZHh8CrAiIpSVkzsMvz1&#10;y8abY6QNERXhUtAMP1GNb5Zv31z3XUonspG8ogqBE6HTvstwY0yX+r4uG9oSfSU7KmCzlqolBky1&#10;8ytFevDecn8SBLHfS1V1SpZUa1gthk28dP7rmpbmU11rahDPMGAzblRu3NrRX16TdKdI17DyCIP8&#10;B4qWMAGPjq4KYgjaK/aXq5aVSmpZm6tStr6sa1ZSFwNEEwYvonloSEddLECO7kaa9Ou5LT8+3ivE&#10;qgxHGAnSQoo+A2lE7DhFM0tP3+kUTj1098oGqLs7WX7XSMi8gVN0pZTsG0oqABXa8/7FBWtouIq2&#10;/QdZgXeyN9IxdahVax0CB+jgEvI0JoQeDCphMY7jMJxB3krYS5LZInEZ80l6ut0pbd5R2SI7ybAC&#10;7M47ebzTxqIh6emIfUzIDePcJZ0L1APkSRIE7oaWnFV210Vp9UdzrtAjAeWQsqTChO4c37cQybAe&#10;BvY3iAjWQWrD+gmlk7F144BcvGBRFUQ3w4UKZoOblhkoCM7aDM/PvFuG16JyyA1hfJhDdFxYvNRJ&#10;fQgZrIOBqVsHIp0Mfy2CxXq+nkdeNInXXhQUhbfa5JEXb8JkVkyLPC/C3zbAMEobVlVUWC5OJRFG&#10;/ya5Y3EOYh6L4iLwkZMhcv6atPqX6B3rQMYlE6vNLEii6dwDQU29aLoOvNv5JvdWeRjHyfo2v12/&#10;YGLt2NWvQ8aYKotK7iHbD03Vo4pZ/U5ni0mIwYAWZZVp1YUI30FvLY3CSEnzjZnGNQZbLdaHVrvt&#10;qNR5bP+uDs+8D0ScNGKtMcvH2J6pAk2d9ONK2Vbv0AW2snqCSgYMrlyh68OkkeonRj100AzrH3ui&#10;KEb8vYBusAijyLZcZ0SzZAKGOt/Znu8QUYKrDBuI101zM7TpfafYroGXhvITcgUdpGauuG13GVAB&#10;fmtAl3SRHDu6bcPntjv1/N1Z/gEAAP//AwBQSwMEFAAGAAgAAAAhACJvffzjAAAACwEAAA8AAABk&#10;cnMvZG93bnJldi54bWxMj8FOwzAMhu9IvENkJC5oS+jUbZSmE0IMxCQObDvAzWtCW9E4pcm28vbz&#10;TnCz5U+/vz9fDK4VB9uHxpOG27ECYan0pqFKw3azHM1BhIhksPVkNfzaAIvi8iLHzPgjvdvDOlaC&#10;QyhkqKGOscukDGVtHYax7yzx7cv3DiOvfSVNj0cOd61MlJpKhw3xhxo7+1jb8nu9dxr6jXxbrbC8&#10;efqZbl8/6W7yvPx40fr6ani4BxHtEP9gOOuzOhTstPN7MkG0GkaJShjVkE5SEGdAJXMus+Npls5A&#10;Frn836E4AQAA//8DAFBLAQItABQABgAIAAAAIQC2gziS/gAAAOEBAAATAAAAAAAAAAAAAAAAAAAA&#10;AABbQ29udGVudF9UeXBlc10ueG1sUEsBAi0AFAAGAAgAAAAhADj9If/WAAAAlAEAAAsAAAAAAAAA&#10;AAAAAAAALwEAAF9yZWxzLy5yZWxzUEsBAi0AFAAGAAgAAAAhAICAatwYAwAAvwYAAA4AAAAAAAAA&#10;AAAAAAAALgIAAGRycy9lMm9Eb2MueG1sUEsBAi0AFAAGAAgAAAAhACJvffzjAAAACwEAAA8AAAAA&#10;AAAAAAAAAAAAcgUAAGRycy9kb3ducmV2LnhtbFBLBQYAAAAABAAEAPMAAACCBgAAAAA=&#10;" filled="f" fillcolor="white [3201]" strokecolor="#4f81bd [3204]" strokeweight="1pt">
                <v:stroke dashstyle="dash"/>
                <v:shadow color="#868686"/>
                <w10:wrap anchorx="margin"/>
              </v:rect>
            </w:pict>
          </mc:Fallback>
        </mc:AlternateContent>
      </w:r>
      <w:r w:rsidR="00951DB5">
        <w:t xml:space="preserve">Master Template </w:t>
      </w:r>
      <w:r w:rsidR="00CD35FB">
        <w:t>document history</w:t>
      </w:r>
      <w:bookmarkEnd w:id="286"/>
      <w:bookmarkEnd w:id="287"/>
    </w:p>
    <w:p w14:paraId="1605451E" w14:textId="77777777" w:rsidR="00BB241B" w:rsidRPr="00BB241B" w:rsidRDefault="00BB241B" w:rsidP="00BB241B"/>
    <w:p w14:paraId="1605451F" w14:textId="77777777" w:rsidR="00EC7AC6" w:rsidRPr="00EC7AC6" w:rsidRDefault="00EC7AC6" w:rsidP="00EC7AC6"/>
    <w:p w14:paraId="16054520" w14:textId="77777777" w:rsidR="00EB7FA8" w:rsidRDefault="00EB7FA8" w:rsidP="00E33765">
      <w:pPr>
        <w:rPr>
          <w:rFonts w:cstheme="minorHAnsi"/>
          <w:b/>
        </w:rPr>
      </w:pPr>
    </w:p>
    <w:tbl>
      <w:tblPr>
        <w:tblpPr w:leftFromText="180" w:rightFromText="180" w:vertAnchor="page" w:horzAnchor="margin" w:tblpY="3571"/>
        <w:tblW w:w="10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952"/>
        <w:gridCol w:w="1946"/>
        <w:gridCol w:w="2012"/>
        <w:gridCol w:w="5220"/>
      </w:tblGrid>
      <w:tr w:rsidR="009E0900" w:rsidRPr="002760A6" w14:paraId="16054525" w14:textId="77777777" w:rsidTr="004305FF">
        <w:trPr>
          <w:trHeight w:val="453"/>
        </w:trPr>
        <w:tc>
          <w:tcPr>
            <w:tcW w:w="952" w:type="dxa"/>
            <w:shd w:val="clear" w:color="auto" w:fill="95B3D7" w:themeFill="accent1" w:themeFillTint="99"/>
            <w:vAlign w:val="center"/>
          </w:tcPr>
          <w:p w14:paraId="16054521" w14:textId="77777777" w:rsidR="009E0900" w:rsidRPr="002760A6" w:rsidRDefault="009E0900" w:rsidP="00BB241B">
            <w:pPr>
              <w:tabs>
                <w:tab w:val="left" w:pos="0"/>
              </w:tabs>
              <w:spacing w:after="0"/>
              <w:jc w:val="center"/>
              <w:rPr>
                <w:rFonts w:cstheme="minorHAnsi"/>
                <w:b/>
                <w:bCs/>
                <w:smallCaps/>
              </w:rPr>
            </w:pPr>
            <w:r w:rsidRPr="002760A6">
              <w:rPr>
                <w:rFonts w:cstheme="minorHAnsi"/>
                <w:b/>
                <w:bCs/>
                <w:smallCaps/>
              </w:rPr>
              <w:t>Version</w:t>
            </w:r>
          </w:p>
        </w:tc>
        <w:tc>
          <w:tcPr>
            <w:tcW w:w="1946" w:type="dxa"/>
            <w:shd w:val="clear" w:color="auto" w:fill="95B3D7" w:themeFill="accent1" w:themeFillTint="99"/>
            <w:vAlign w:val="center"/>
          </w:tcPr>
          <w:p w14:paraId="16054522" w14:textId="77777777" w:rsidR="009E0900" w:rsidRPr="002760A6" w:rsidRDefault="009E0900" w:rsidP="00BB241B">
            <w:pPr>
              <w:tabs>
                <w:tab w:val="left" w:pos="0"/>
              </w:tabs>
              <w:spacing w:after="0"/>
              <w:jc w:val="center"/>
              <w:rPr>
                <w:rFonts w:cstheme="minorHAnsi"/>
                <w:b/>
                <w:bCs/>
                <w:smallCaps/>
              </w:rPr>
            </w:pPr>
            <w:r w:rsidRPr="002760A6">
              <w:rPr>
                <w:rFonts w:cstheme="minorHAnsi"/>
                <w:b/>
                <w:bCs/>
                <w:smallCaps/>
              </w:rPr>
              <w:t>Date</w:t>
            </w:r>
          </w:p>
        </w:tc>
        <w:tc>
          <w:tcPr>
            <w:tcW w:w="2012" w:type="dxa"/>
            <w:shd w:val="clear" w:color="auto" w:fill="95B3D7" w:themeFill="accent1" w:themeFillTint="99"/>
            <w:vAlign w:val="center"/>
          </w:tcPr>
          <w:p w14:paraId="16054523" w14:textId="77777777" w:rsidR="009E0900" w:rsidRPr="002760A6" w:rsidRDefault="009E0900" w:rsidP="00BB241B">
            <w:pPr>
              <w:spacing w:after="0"/>
              <w:jc w:val="center"/>
              <w:rPr>
                <w:rFonts w:cstheme="minorHAnsi"/>
                <w:b/>
                <w:bCs/>
                <w:smallCaps/>
              </w:rPr>
            </w:pPr>
            <w:r w:rsidRPr="002760A6">
              <w:rPr>
                <w:rFonts w:cstheme="minorHAnsi"/>
                <w:b/>
                <w:bCs/>
                <w:smallCaps/>
              </w:rPr>
              <w:t>Author</w:t>
            </w:r>
          </w:p>
        </w:tc>
        <w:tc>
          <w:tcPr>
            <w:tcW w:w="5220" w:type="dxa"/>
            <w:shd w:val="clear" w:color="auto" w:fill="95B3D7" w:themeFill="accent1" w:themeFillTint="99"/>
            <w:vAlign w:val="center"/>
          </w:tcPr>
          <w:p w14:paraId="16054524" w14:textId="77777777" w:rsidR="009E0900" w:rsidRPr="002760A6" w:rsidRDefault="009E0900" w:rsidP="00BB241B">
            <w:pPr>
              <w:tabs>
                <w:tab w:val="left" w:pos="0"/>
              </w:tabs>
              <w:spacing w:after="0"/>
              <w:jc w:val="center"/>
              <w:rPr>
                <w:rFonts w:cstheme="minorHAnsi"/>
                <w:b/>
                <w:bCs/>
                <w:smallCaps/>
              </w:rPr>
            </w:pPr>
            <w:r w:rsidRPr="002760A6">
              <w:rPr>
                <w:rFonts w:cstheme="minorHAnsi"/>
                <w:b/>
                <w:bCs/>
                <w:smallCaps/>
              </w:rPr>
              <w:t>Description</w:t>
            </w:r>
          </w:p>
        </w:tc>
      </w:tr>
      <w:tr w:rsidR="009E0900" w:rsidRPr="002760A6" w14:paraId="1605452A" w14:textId="77777777" w:rsidTr="004305FF">
        <w:trPr>
          <w:trHeight w:val="291"/>
        </w:trPr>
        <w:tc>
          <w:tcPr>
            <w:tcW w:w="952" w:type="dxa"/>
            <w:vAlign w:val="center"/>
          </w:tcPr>
          <w:p w14:paraId="16054526" w14:textId="77777777" w:rsidR="009E0900" w:rsidRPr="002760A6" w:rsidRDefault="009E0900" w:rsidP="00BB241B">
            <w:pPr>
              <w:tabs>
                <w:tab w:val="left" w:pos="0"/>
              </w:tabs>
              <w:jc w:val="center"/>
              <w:rPr>
                <w:rFonts w:cstheme="minorHAnsi"/>
              </w:rPr>
            </w:pPr>
            <w:r w:rsidRPr="002760A6">
              <w:rPr>
                <w:rFonts w:cstheme="minorHAnsi"/>
                <w:szCs w:val="22"/>
              </w:rPr>
              <w:t>1.0</w:t>
            </w:r>
          </w:p>
        </w:tc>
        <w:tc>
          <w:tcPr>
            <w:tcW w:w="1946" w:type="dxa"/>
            <w:vAlign w:val="center"/>
          </w:tcPr>
          <w:p w14:paraId="16054527" w14:textId="77777777" w:rsidR="009E0900" w:rsidRPr="002760A6" w:rsidRDefault="00951DB5" w:rsidP="00BB241B">
            <w:pPr>
              <w:tabs>
                <w:tab w:val="left" w:pos="0"/>
              </w:tabs>
              <w:jc w:val="center"/>
              <w:rPr>
                <w:rFonts w:cstheme="minorHAnsi"/>
              </w:rPr>
            </w:pPr>
            <w:r>
              <w:rPr>
                <w:rFonts w:cstheme="minorHAnsi"/>
              </w:rPr>
              <w:t>27-June-2013</w:t>
            </w:r>
          </w:p>
        </w:tc>
        <w:tc>
          <w:tcPr>
            <w:tcW w:w="2012" w:type="dxa"/>
            <w:vAlign w:val="center"/>
          </w:tcPr>
          <w:p w14:paraId="16054528" w14:textId="77777777" w:rsidR="009E0900" w:rsidRPr="00515E6D" w:rsidRDefault="00A628F2" w:rsidP="00BB241B">
            <w:pPr>
              <w:tabs>
                <w:tab w:val="left" w:pos="0"/>
              </w:tabs>
              <w:jc w:val="center"/>
              <w:rPr>
                <w:rFonts w:cstheme="minorHAnsi"/>
              </w:rPr>
            </w:pPr>
            <w:r>
              <w:rPr>
                <w:rFonts w:cstheme="minorHAnsi"/>
              </w:rPr>
              <w:t>BMS GPV&amp;E</w:t>
            </w:r>
          </w:p>
        </w:tc>
        <w:tc>
          <w:tcPr>
            <w:tcW w:w="5220" w:type="dxa"/>
            <w:vAlign w:val="center"/>
          </w:tcPr>
          <w:p w14:paraId="16054529" w14:textId="0BCF1917" w:rsidR="009E0900" w:rsidRPr="00515E6D" w:rsidRDefault="00483C0C" w:rsidP="00BB241B">
            <w:pPr>
              <w:tabs>
                <w:tab w:val="left" w:pos="0"/>
              </w:tabs>
              <w:rPr>
                <w:rFonts w:cstheme="minorHAnsi"/>
              </w:rPr>
            </w:pPr>
            <w:r>
              <w:rPr>
                <w:rFonts w:cstheme="minorHAnsi"/>
              </w:rPr>
              <w:t xml:space="preserve">V1 </w:t>
            </w:r>
            <w:r w:rsidR="00951DB5">
              <w:rPr>
                <w:rFonts w:cstheme="minorHAnsi"/>
              </w:rPr>
              <w:t>Master Template</w:t>
            </w:r>
          </w:p>
        </w:tc>
      </w:tr>
      <w:tr w:rsidR="009E0900" w:rsidRPr="002760A6" w14:paraId="1605452F" w14:textId="77777777" w:rsidTr="004305FF">
        <w:trPr>
          <w:trHeight w:val="291"/>
        </w:trPr>
        <w:tc>
          <w:tcPr>
            <w:tcW w:w="952" w:type="dxa"/>
            <w:vAlign w:val="center"/>
          </w:tcPr>
          <w:p w14:paraId="1605452B" w14:textId="77777777" w:rsidR="009E0900" w:rsidRPr="002760A6" w:rsidRDefault="00951DB5" w:rsidP="00BB241B">
            <w:pPr>
              <w:tabs>
                <w:tab w:val="left" w:pos="0"/>
              </w:tabs>
              <w:jc w:val="center"/>
              <w:rPr>
                <w:rFonts w:cstheme="minorHAnsi"/>
              </w:rPr>
            </w:pPr>
            <w:r>
              <w:rPr>
                <w:rFonts w:cstheme="minorHAnsi"/>
              </w:rPr>
              <w:t>2.0</w:t>
            </w:r>
          </w:p>
        </w:tc>
        <w:tc>
          <w:tcPr>
            <w:tcW w:w="1946" w:type="dxa"/>
            <w:vAlign w:val="center"/>
          </w:tcPr>
          <w:p w14:paraId="1605452C" w14:textId="77777777" w:rsidR="009E0900" w:rsidRPr="002760A6" w:rsidRDefault="00951DB5" w:rsidP="00BB241B">
            <w:pPr>
              <w:tabs>
                <w:tab w:val="left" w:pos="0"/>
                <w:tab w:val="center" w:pos="701"/>
              </w:tabs>
              <w:jc w:val="center"/>
              <w:rPr>
                <w:rFonts w:cstheme="minorHAnsi"/>
              </w:rPr>
            </w:pPr>
            <w:r>
              <w:rPr>
                <w:rFonts w:cstheme="minorHAnsi"/>
              </w:rPr>
              <w:t>01-Feb-2017</w:t>
            </w:r>
          </w:p>
        </w:tc>
        <w:tc>
          <w:tcPr>
            <w:tcW w:w="2012" w:type="dxa"/>
            <w:vAlign w:val="center"/>
          </w:tcPr>
          <w:p w14:paraId="1605452D" w14:textId="77777777" w:rsidR="009E0900" w:rsidRPr="002760A6" w:rsidRDefault="00951DB5" w:rsidP="00BB241B">
            <w:pPr>
              <w:tabs>
                <w:tab w:val="left" w:pos="0"/>
              </w:tabs>
              <w:jc w:val="center"/>
              <w:rPr>
                <w:rFonts w:cstheme="minorHAnsi"/>
              </w:rPr>
            </w:pPr>
            <w:r>
              <w:rPr>
                <w:rFonts w:cstheme="minorHAnsi"/>
              </w:rPr>
              <w:t>BMS GPV&amp;E</w:t>
            </w:r>
          </w:p>
        </w:tc>
        <w:tc>
          <w:tcPr>
            <w:tcW w:w="5220" w:type="dxa"/>
            <w:vAlign w:val="center"/>
          </w:tcPr>
          <w:p w14:paraId="1605452E" w14:textId="41793AE8" w:rsidR="009E0900" w:rsidRPr="002760A6" w:rsidRDefault="00483C0C" w:rsidP="00BB241B">
            <w:pPr>
              <w:tabs>
                <w:tab w:val="left" w:pos="0"/>
              </w:tabs>
              <w:rPr>
                <w:rFonts w:cstheme="minorHAnsi"/>
              </w:rPr>
            </w:pPr>
            <w:r>
              <w:rPr>
                <w:rFonts w:cstheme="minorHAnsi"/>
              </w:rPr>
              <w:t xml:space="preserve">V2 </w:t>
            </w:r>
            <w:r w:rsidR="00951DB5">
              <w:rPr>
                <w:rFonts w:cstheme="minorHAnsi"/>
              </w:rPr>
              <w:t>Master Template</w:t>
            </w:r>
          </w:p>
        </w:tc>
      </w:tr>
      <w:tr w:rsidR="00390092" w:rsidRPr="002760A6" w14:paraId="16054534" w14:textId="77777777" w:rsidTr="004305FF">
        <w:trPr>
          <w:trHeight w:val="291"/>
        </w:trPr>
        <w:tc>
          <w:tcPr>
            <w:tcW w:w="952" w:type="dxa"/>
            <w:vAlign w:val="center"/>
          </w:tcPr>
          <w:p w14:paraId="16054530" w14:textId="77777777" w:rsidR="00390092" w:rsidRDefault="00390092" w:rsidP="00BB241B">
            <w:pPr>
              <w:tabs>
                <w:tab w:val="left" w:pos="0"/>
              </w:tabs>
              <w:jc w:val="center"/>
              <w:rPr>
                <w:rFonts w:cstheme="minorHAnsi"/>
              </w:rPr>
            </w:pPr>
            <w:r>
              <w:rPr>
                <w:rFonts w:cstheme="minorHAnsi"/>
              </w:rPr>
              <w:t>3.0</w:t>
            </w:r>
          </w:p>
        </w:tc>
        <w:tc>
          <w:tcPr>
            <w:tcW w:w="1946" w:type="dxa"/>
            <w:vAlign w:val="center"/>
          </w:tcPr>
          <w:p w14:paraId="16054531" w14:textId="77777777" w:rsidR="00390092" w:rsidRDefault="00390092" w:rsidP="00BB241B">
            <w:pPr>
              <w:tabs>
                <w:tab w:val="left" w:pos="0"/>
                <w:tab w:val="center" w:pos="701"/>
              </w:tabs>
              <w:jc w:val="center"/>
              <w:rPr>
                <w:rFonts w:cstheme="minorHAnsi"/>
              </w:rPr>
            </w:pPr>
            <w:r>
              <w:rPr>
                <w:rFonts w:cstheme="minorHAnsi"/>
              </w:rPr>
              <w:t>30-Sept-2018</w:t>
            </w:r>
          </w:p>
        </w:tc>
        <w:tc>
          <w:tcPr>
            <w:tcW w:w="2012" w:type="dxa"/>
            <w:vAlign w:val="center"/>
          </w:tcPr>
          <w:p w14:paraId="16054532" w14:textId="77777777" w:rsidR="00390092" w:rsidRDefault="00390092" w:rsidP="00BB241B">
            <w:pPr>
              <w:tabs>
                <w:tab w:val="left" w:pos="0"/>
              </w:tabs>
              <w:jc w:val="center"/>
              <w:rPr>
                <w:rFonts w:cstheme="minorHAnsi"/>
              </w:rPr>
            </w:pPr>
            <w:r>
              <w:rPr>
                <w:rFonts w:cstheme="minorHAnsi"/>
              </w:rPr>
              <w:t>BMS GPV&amp;E</w:t>
            </w:r>
          </w:p>
        </w:tc>
        <w:tc>
          <w:tcPr>
            <w:tcW w:w="5220" w:type="dxa"/>
            <w:vAlign w:val="center"/>
          </w:tcPr>
          <w:p w14:paraId="16054533" w14:textId="4C3FBF4B" w:rsidR="00390092" w:rsidRDefault="00390092" w:rsidP="00BB241B">
            <w:pPr>
              <w:tabs>
                <w:tab w:val="left" w:pos="0"/>
              </w:tabs>
              <w:rPr>
                <w:rFonts w:cstheme="minorHAnsi"/>
              </w:rPr>
            </w:pPr>
            <w:r>
              <w:rPr>
                <w:rFonts w:cstheme="minorHAnsi"/>
              </w:rPr>
              <w:t>V3 Master Template: Removal of Adver</w:t>
            </w:r>
            <w:r w:rsidR="005A6DE8">
              <w:rPr>
                <w:rFonts w:cstheme="minorHAnsi"/>
              </w:rPr>
              <w:t>se event definitions.  Process c</w:t>
            </w:r>
            <w:r>
              <w:rPr>
                <w:rFonts w:cstheme="minorHAnsi"/>
              </w:rPr>
              <w:t>hange to reconciliation process.</w:t>
            </w:r>
          </w:p>
        </w:tc>
      </w:tr>
      <w:tr w:rsidR="005A6DE8" w:rsidRPr="002760A6" w14:paraId="16054539" w14:textId="77777777" w:rsidTr="004305FF">
        <w:trPr>
          <w:trHeight w:val="291"/>
        </w:trPr>
        <w:tc>
          <w:tcPr>
            <w:tcW w:w="952" w:type="dxa"/>
            <w:vAlign w:val="center"/>
          </w:tcPr>
          <w:p w14:paraId="16054535" w14:textId="77777777" w:rsidR="005A6DE8" w:rsidRDefault="005A6DE8" w:rsidP="00BB241B">
            <w:pPr>
              <w:tabs>
                <w:tab w:val="left" w:pos="0"/>
              </w:tabs>
              <w:jc w:val="center"/>
              <w:rPr>
                <w:rFonts w:cstheme="minorHAnsi"/>
              </w:rPr>
            </w:pPr>
            <w:r>
              <w:rPr>
                <w:rFonts w:cstheme="minorHAnsi"/>
              </w:rPr>
              <w:t>4.0</w:t>
            </w:r>
          </w:p>
        </w:tc>
        <w:tc>
          <w:tcPr>
            <w:tcW w:w="1946" w:type="dxa"/>
            <w:vAlign w:val="center"/>
          </w:tcPr>
          <w:p w14:paraId="16054536" w14:textId="77777777" w:rsidR="005A6DE8" w:rsidRDefault="005A6DE8" w:rsidP="00BB241B">
            <w:pPr>
              <w:tabs>
                <w:tab w:val="left" w:pos="0"/>
                <w:tab w:val="center" w:pos="701"/>
              </w:tabs>
              <w:jc w:val="center"/>
              <w:rPr>
                <w:rFonts w:cstheme="minorHAnsi"/>
              </w:rPr>
            </w:pPr>
            <w:r>
              <w:rPr>
                <w:rFonts w:cstheme="minorHAnsi"/>
              </w:rPr>
              <w:t>12-August-2019</w:t>
            </w:r>
          </w:p>
        </w:tc>
        <w:tc>
          <w:tcPr>
            <w:tcW w:w="2012" w:type="dxa"/>
            <w:vAlign w:val="center"/>
          </w:tcPr>
          <w:p w14:paraId="16054537" w14:textId="77777777" w:rsidR="005A6DE8" w:rsidRDefault="005A6DE8" w:rsidP="00BB241B">
            <w:pPr>
              <w:tabs>
                <w:tab w:val="left" w:pos="0"/>
              </w:tabs>
              <w:jc w:val="center"/>
              <w:rPr>
                <w:rFonts w:cstheme="minorHAnsi"/>
              </w:rPr>
            </w:pPr>
            <w:r>
              <w:rPr>
                <w:rFonts w:cstheme="minorHAnsi"/>
              </w:rPr>
              <w:t>BMS GPV&amp;E</w:t>
            </w:r>
          </w:p>
        </w:tc>
        <w:tc>
          <w:tcPr>
            <w:tcW w:w="5220" w:type="dxa"/>
            <w:vAlign w:val="center"/>
          </w:tcPr>
          <w:p w14:paraId="16054538" w14:textId="0ED0A9F7" w:rsidR="005A6DE8" w:rsidRDefault="005A6DE8" w:rsidP="00BB241B">
            <w:pPr>
              <w:tabs>
                <w:tab w:val="left" w:pos="0"/>
              </w:tabs>
              <w:rPr>
                <w:rFonts w:cstheme="minorHAnsi"/>
              </w:rPr>
            </w:pPr>
            <w:r>
              <w:rPr>
                <w:rFonts w:cstheme="minorHAnsi"/>
              </w:rPr>
              <w:t>V4 Master Template: BMS SOPs updated (Section 2.3.1). Process change to reconciliation procedure (Section 2.6.9.2).</w:t>
            </w:r>
          </w:p>
        </w:tc>
      </w:tr>
      <w:tr w:rsidR="004305FF" w:rsidRPr="002760A6" w14:paraId="6EA07ED5" w14:textId="77777777" w:rsidTr="004305FF">
        <w:trPr>
          <w:trHeight w:val="291"/>
        </w:trPr>
        <w:tc>
          <w:tcPr>
            <w:tcW w:w="952" w:type="dxa"/>
            <w:vAlign w:val="center"/>
          </w:tcPr>
          <w:p w14:paraId="69BBD1FD" w14:textId="2256FD94" w:rsidR="004305FF" w:rsidRDefault="004305FF" w:rsidP="00BB241B">
            <w:pPr>
              <w:tabs>
                <w:tab w:val="left" w:pos="0"/>
              </w:tabs>
              <w:jc w:val="center"/>
              <w:rPr>
                <w:rFonts w:cstheme="minorHAnsi"/>
              </w:rPr>
            </w:pPr>
            <w:r>
              <w:rPr>
                <w:rFonts w:cstheme="minorHAnsi"/>
              </w:rPr>
              <w:t>5.0</w:t>
            </w:r>
          </w:p>
        </w:tc>
        <w:tc>
          <w:tcPr>
            <w:tcW w:w="1946" w:type="dxa"/>
            <w:vAlign w:val="center"/>
          </w:tcPr>
          <w:p w14:paraId="6573CE1E" w14:textId="5B20F5FF" w:rsidR="004305FF" w:rsidRDefault="004305FF" w:rsidP="00BB241B">
            <w:pPr>
              <w:tabs>
                <w:tab w:val="left" w:pos="0"/>
                <w:tab w:val="center" w:pos="701"/>
              </w:tabs>
              <w:jc w:val="center"/>
              <w:rPr>
                <w:rFonts w:cstheme="minorHAnsi"/>
              </w:rPr>
            </w:pPr>
            <w:r>
              <w:rPr>
                <w:rFonts w:cstheme="minorHAnsi"/>
              </w:rPr>
              <w:t>12-December-2019</w:t>
            </w:r>
          </w:p>
        </w:tc>
        <w:tc>
          <w:tcPr>
            <w:tcW w:w="2012" w:type="dxa"/>
            <w:vAlign w:val="center"/>
          </w:tcPr>
          <w:p w14:paraId="26B754BA" w14:textId="08E7402E" w:rsidR="004305FF" w:rsidRDefault="004305FF" w:rsidP="00BB241B">
            <w:pPr>
              <w:tabs>
                <w:tab w:val="left" w:pos="0"/>
              </w:tabs>
              <w:jc w:val="center"/>
              <w:rPr>
                <w:rFonts w:cstheme="minorHAnsi"/>
              </w:rPr>
            </w:pPr>
            <w:r>
              <w:rPr>
                <w:rFonts w:cstheme="minorHAnsi"/>
              </w:rPr>
              <w:t>BMS GP&amp;E</w:t>
            </w:r>
          </w:p>
        </w:tc>
        <w:tc>
          <w:tcPr>
            <w:tcW w:w="5220" w:type="dxa"/>
            <w:vAlign w:val="center"/>
          </w:tcPr>
          <w:p w14:paraId="623A38C3" w14:textId="42419B64" w:rsidR="004305FF" w:rsidRDefault="004305FF" w:rsidP="00BB241B">
            <w:pPr>
              <w:tabs>
                <w:tab w:val="left" w:pos="0"/>
              </w:tabs>
              <w:rPr>
                <w:rFonts w:cstheme="minorHAnsi"/>
              </w:rPr>
            </w:pPr>
            <w:r>
              <w:rPr>
                <w:rFonts w:cstheme="minorHAnsi"/>
              </w:rPr>
              <w:t>V5</w:t>
            </w:r>
            <w:r w:rsidR="00C00BCF">
              <w:rPr>
                <w:rFonts w:cstheme="minorHAnsi"/>
              </w:rPr>
              <w:t xml:space="preserve"> Master Template:</w:t>
            </w:r>
            <w:r>
              <w:rPr>
                <w:rFonts w:cstheme="minorHAnsi"/>
              </w:rPr>
              <w:t xml:space="preserve"> Collection requirement </w:t>
            </w:r>
            <w:r w:rsidR="00C00BCF">
              <w:rPr>
                <w:rFonts w:cstheme="minorHAnsi"/>
              </w:rPr>
              <w:t xml:space="preserve">of </w:t>
            </w:r>
            <w:r>
              <w:rPr>
                <w:rFonts w:cstheme="minorHAnsi"/>
              </w:rPr>
              <w:t xml:space="preserve">Unexpected Benefit for </w:t>
            </w:r>
            <w:r w:rsidR="00AF436A">
              <w:rPr>
                <w:rFonts w:cstheme="minorHAnsi"/>
              </w:rPr>
              <w:t xml:space="preserve">cases occurring in </w:t>
            </w:r>
            <w:r>
              <w:rPr>
                <w:rFonts w:cstheme="minorHAnsi"/>
              </w:rPr>
              <w:t>France added</w:t>
            </w:r>
            <w:r w:rsidR="00AF436A">
              <w:rPr>
                <w:rFonts w:cstheme="minorHAnsi"/>
              </w:rPr>
              <w:t xml:space="preserve">. </w:t>
            </w:r>
            <w:r w:rsidR="00C00BCF">
              <w:rPr>
                <w:rFonts w:cstheme="minorHAnsi"/>
              </w:rPr>
              <w:t>(</w:t>
            </w:r>
            <w:r w:rsidR="00AF436A">
              <w:rPr>
                <w:rFonts w:cstheme="minorHAnsi"/>
              </w:rPr>
              <w:t>Section 2.6.</w:t>
            </w:r>
            <w:r w:rsidR="00C00BCF">
              <w:rPr>
                <w:rFonts w:cstheme="minorHAnsi"/>
              </w:rPr>
              <w:t>7)</w:t>
            </w:r>
          </w:p>
        </w:tc>
      </w:tr>
    </w:tbl>
    <w:p w14:paraId="1605453A" w14:textId="77777777" w:rsidR="00A628F2" w:rsidRDefault="00CD35FB">
      <w:pPr>
        <w:spacing w:after="0"/>
        <w:rPr>
          <w:rFonts w:cstheme="minorHAnsi"/>
          <w:b/>
        </w:rPr>
      </w:pPr>
      <w:r>
        <w:rPr>
          <w:rFonts w:cstheme="minorHAnsi"/>
          <w:b/>
        </w:rPr>
        <w:br w:type="page"/>
      </w:r>
    </w:p>
    <w:p w14:paraId="1605453B" w14:textId="77777777" w:rsidR="00A628F2" w:rsidRDefault="00A628F2">
      <w:pPr>
        <w:spacing w:after="0"/>
        <w:rPr>
          <w:rFonts w:cstheme="minorHAnsi"/>
          <w:b/>
        </w:rPr>
      </w:pPr>
    </w:p>
    <w:bookmarkStart w:id="288" w:name="_Toc346728935"/>
    <w:bookmarkStart w:id="289" w:name="_Toc58316651"/>
    <w:p w14:paraId="1605453C" w14:textId="4F176F4A" w:rsidR="00CD35FB" w:rsidRPr="00EC7AC6" w:rsidRDefault="00C949AB" w:rsidP="00F87896">
      <w:pPr>
        <w:pStyle w:val="Heading1"/>
      </w:pPr>
      <w:r>
        <mc:AlternateContent>
          <mc:Choice Requires="wps">
            <w:drawing>
              <wp:anchor distT="0" distB="0" distL="114300" distR="114300" simplePos="0" relativeHeight="251709440" behindDoc="0" locked="0" layoutInCell="1" allowOverlap="1" wp14:anchorId="1605456E" wp14:editId="6F3E9643">
                <wp:simplePos x="0" y="0"/>
                <wp:positionH relativeFrom="margin">
                  <wp:posOffset>-166370</wp:posOffset>
                </wp:positionH>
                <wp:positionV relativeFrom="paragraph">
                  <wp:posOffset>415925</wp:posOffset>
                </wp:positionV>
                <wp:extent cx="6661150" cy="775970"/>
                <wp:effectExtent l="14605" t="14605" r="10795" b="9525"/>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1150" cy="775970"/>
                        </a:xfrm>
                        <a:prstGeom prst="rect">
                          <a:avLst/>
                        </a:prstGeom>
                        <a:noFill/>
                        <a:ln w="12700">
                          <a:solidFill>
                            <a:schemeClr val="accent1">
                              <a:lumMod val="100000"/>
                              <a:lumOff val="0"/>
                            </a:schemeClr>
                          </a:solidFill>
                          <a:prstDash val="dash"/>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6149B" id="Rectangle 4" o:spid="_x0000_s1026" style="position:absolute;margin-left:-13.1pt;margin-top:32.75pt;width:524.5pt;height:61.1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tiGAMAAL8GAAAOAAAAZHJzL2Uyb0RvYy54bWysVd9vmzAQfp+0/8HyOwUSAgkqqVJIpknd&#10;Vq2b9uyACdaMzWynpJv2v+9sEpp0L9PURLJ8/nH+7rvvjuubQ8vRI1WaSZHh8CrAiIpSVkzsMvz1&#10;y8abY6QNERXhUtAMP1GNb5Zv31z3XUonspG8ogqBE6HTvstwY0yX+r4uG9oSfSU7KmCzlqolBky1&#10;8ytFevDecn8SBLHfS1V1SpZUa1gthk28dP7rmpbmU11rahDPMGAzblRu3NrRX16TdKdI17DyCIP8&#10;B4qWMAGPjq4KYgjaK/aXq5aVSmpZm6tStr6sa1ZSFwNEEwYvonloSEddLECO7kaa9Ou5LT8+3ivE&#10;qgxPMRKkhRR9BtKI2HGKIktP3+kUTj1098oGqLs7WX7XSMi8gVN0pZTsG0oqABXa8/7FBWtouIq2&#10;/QdZgXeyN9IxdahVax0CB+jgEvI0JoQeDCphMY7jMJxB3krYS5LZInEZ80l6ut0pbd5R2SI7ybAC&#10;7M47ebzTxqIh6emIfUzIDePcJZ0L1APkSRIE7oaWnFV210Vp9UdzrtAjAeWQsqTChO4c37cQybAe&#10;BvY3iAjWQWrD+gmlk7F144BcvGBRFUQ3w4UKZoOblhkoCM7aDM/PvFuG16JyyA1hfJhDdFxYvNRJ&#10;fQgZrIOBqVsHIp0Mfy2CxXq+nkdeNInXXhQUhbfa5JEXb8JkVkyLPC/C3zbAMEobVlVUWC5OJRFG&#10;/ya5Y3EOYh6L4iLwkZMhcv6atPqX6B3rQMYlE6vNLEii6dwDQU29aLoOvNv5JvdWeRjHyfo2v12/&#10;YGLt2NWvQ8aYKotK7iHbD03Vo4pZ/U5ni0mIwYAWZZVp1YUI30FvLY3CSEnzjZnGNQZbLdaHVrvt&#10;qNR5bP+uDs+8D0ScNGKtMcvH2J6pAk2d9ONK2Vbv0AW2snqCSgYMrlyh68OkkeonRj100AzrH3ui&#10;KEb8vYBusAijyLZcZ0SzZAKGOt/Znu8QUYKrDBuI101zM7TpfafYroGXhvITcgUdpGauuG13GVAB&#10;fmtAl3SRHDu6bcPntjv1/N1Z/gEAAP//AwBQSwMEFAAGAAgAAAAhAEpT6ejjAAAACwEAAA8AAABk&#10;cnMvZG93bnJldi54bWxMj01PwzAMhu9I/IfISFzQllK0bpSmE0IMxCQO+ziMW9aYtqJxSpJt5d/j&#10;neBmy49eP28xH2wnjuhD60jB7TgBgVQ501KtYLtZjGYgQtRkdOcIFfxggHl5eVHo3LgTrfC4jrXg&#10;EAq5VtDE2OdShqpBq8PY9Uh8+3Te6sirr6Xx+sThtpNpkmTS6pb4Q6N7fGqw+lofrAK/ke/Lpa5u&#10;nr+z7dsH3d+9LHavSl1fDY8PICIO8Q+Gsz6rQ8lOe3cgE0SnYJRmKaMKsskExBlI0pTL7HmaTacg&#10;y0L+71D+AgAA//8DAFBLAQItABQABgAIAAAAIQC2gziS/gAAAOEBAAATAAAAAAAAAAAAAAAAAAAA&#10;AABbQ29udGVudF9UeXBlc10ueG1sUEsBAi0AFAAGAAgAAAAhADj9If/WAAAAlAEAAAsAAAAAAAAA&#10;AAAAAAAALwEAAF9yZWxzLy5yZWxzUEsBAi0AFAAGAAgAAAAhAA55u2IYAwAAvwYAAA4AAAAAAAAA&#10;AAAAAAAALgIAAGRycy9lMm9Eb2MueG1sUEsBAi0AFAAGAAgAAAAhAEpT6ejjAAAACwEAAA8AAAAA&#10;AAAAAAAAAAAAcgUAAGRycy9kb3ducmV2LnhtbFBLBQYAAAAABAAEAPMAAACCBgAAAAA=&#10;" filled="f" fillcolor="white [3201]" strokecolor="#4f81bd [3204]" strokeweight="1pt">
                <v:stroke dashstyle="dash"/>
                <v:shadow color="#868686"/>
                <w10:wrap anchorx="margin"/>
              </v:rect>
            </w:pict>
          </mc:Fallback>
        </mc:AlternateContent>
      </w:r>
      <w:r w:rsidR="00CD35FB" w:rsidRPr="00EC7AC6">
        <w:t>list of abbreviations</w:t>
      </w:r>
      <w:bookmarkEnd w:id="288"/>
      <w:bookmarkEnd w:id="289"/>
    </w:p>
    <w:tbl>
      <w:tblPr>
        <w:tblStyle w:val="TableGrid"/>
        <w:tblpPr w:leftFromText="180" w:rightFromText="180" w:vertAnchor="page" w:horzAnchor="margin" w:tblpXSpec="center" w:tblpY="36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6210"/>
      </w:tblGrid>
      <w:tr w:rsidR="009E0900" w:rsidRPr="002760A6" w14:paraId="1605453F" w14:textId="77777777" w:rsidTr="00A628F2">
        <w:trPr>
          <w:trHeight w:val="432"/>
        </w:trPr>
        <w:tc>
          <w:tcPr>
            <w:tcW w:w="1728" w:type="dxa"/>
          </w:tcPr>
          <w:p w14:paraId="1605453D" w14:textId="77777777" w:rsidR="009E0900" w:rsidRPr="002760A6" w:rsidRDefault="009E0900" w:rsidP="00A628F2">
            <w:pPr>
              <w:jc w:val="both"/>
              <w:rPr>
                <w:rFonts w:cstheme="minorHAnsi"/>
                <w:sz w:val="22"/>
                <w:szCs w:val="22"/>
              </w:rPr>
            </w:pPr>
            <w:r w:rsidRPr="002760A6">
              <w:rPr>
                <w:rFonts w:cstheme="minorHAnsi"/>
                <w:sz w:val="22"/>
                <w:szCs w:val="22"/>
              </w:rPr>
              <w:t>AE</w:t>
            </w:r>
          </w:p>
        </w:tc>
        <w:tc>
          <w:tcPr>
            <w:tcW w:w="6210" w:type="dxa"/>
          </w:tcPr>
          <w:p w14:paraId="1605453E" w14:textId="77777777" w:rsidR="009E0900" w:rsidRPr="002760A6" w:rsidRDefault="009E0900" w:rsidP="00A628F2">
            <w:pPr>
              <w:jc w:val="both"/>
              <w:rPr>
                <w:rFonts w:cstheme="minorHAnsi"/>
                <w:sz w:val="22"/>
                <w:szCs w:val="22"/>
              </w:rPr>
            </w:pPr>
            <w:r w:rsidRPr="002760A6">
              <w:rPr>
                <w:rFonts w:cstheme="minorHAnsi"/>
                <w:sz w:val="22"/>
                <w:szCs w:val="22"/>
              </w:rPr>
              <w:t>Adverse Event</w:t>
            </w:r>
          </w:p>
        </w:tc>
      </w:tr>
      <w:tr w:rsidR="009E0900" w:rsidRPr="002760A6" w14:paraId="16054542" w14:textId="77777777" w:rsidTr="00A628F2">
        <w:trPr>
          <w:trHeight w:val="432"/>
        </w:trPr>
        <w:tc>
          <w:tcPr>
            <w:tcW w:w="1728" w:type="dxa"/>
          </w:tcPr>
          <w:p w14:paraId="16054540" w14:textId="77777777" w:rsidR="009E0900" w:rsidRPr="002760A6" w:rsidRDefault="009E0900" w:rsidP="00A628F2">
            <w:pPr>
              <w:jc w:val="both"/>
              <w:rPr>
                <w:rFonts w:cstheme="minorHAnsi"/>
                <w:sz w:val="22"/>
                <w:szCs w:val="22"/>
              </w:rPr>
            </w:pPr>
            <w:r w:rsidRPr="002760A6">
              <w:rPr>
                <w:rFonts w:cstheme="minorHAnsi"/>
                <w:sz w:val="22"/>
                <w:szCs w:val="22"/>
              </w:rPr>
              <w:t>BMS</w:t>
            </w:r>
          </w:p>
        </w:tc>
        <w:tc>
          <w:tcPr>
            <w:tcW w:w="6210" w:type="dxa"/>
          </w:tcPr>
          <w:p w14:paraId="16054541" w14:textId="77777777" w:rsidR="009E0900" w:rsidRPr="002760A6" w:rsidRDefault="009E0900" w:rsidP="00A628F2">
            <w:pPr>
              <w:jc w:val="both"/>
              <w:rPr>
                <w:rFonts w:cstheme="minorHAnsi"/>
                <w:sz w:val="22"/>
                <w:szCs w:val="22"/>
              </w:rPr>
            </w:pPr>
            <w:r w:rsidRPr="002760A6">
              <w:rPr>
                <w:rFonts w:cstheme="minorHAnsi"/>
                <w:sz w:val="22"/>
                <w:szCs w:val="22"/>
              </w:rPr>
              <w:t>Bristol-Myers Squibb</w:t>
            </w:r>
          </w:p>
        </w:tc>
      </w:tr>
      <w:tr w:rsidR="009E0900" w:rsidRPr="002760A6" w14:paraId="16054545" w14:textId="77777777" w:rsidTr="00A628F2">
        <w:trPr>
          <w:trHeight w:val="432"/>
        </w:trPr>
        <w:tc>
          <w:tcPr>
            <w:tcW w:w="1728" w:type="dxa"/>
          </w:tcPr>
          <w:p w14:paraId="16054543" w14:textId="77777777" w:rsidR="009E0900" w:rsidRPr="002760A6" w:rsidRDefault="009E0900" w:rsidP="00A628F2">
            <w:pPr>
              <w:jc w:val="both"/>
              <w:rPr>
                <w:rFonts w:cstheme="minorHAnsi"/>
                <w:sz w:val="22"/>
                <w:szCs w:val="22"/>
              </w:rPr>
            </w:pPr>
            <w:r w:rsidRPr="002760A6">
              <w:rPr>
                <w:rFonts w:cstheme="minorHAnsi"/>
                <w:sz w:val="22"/>
                <w:szCs w:val="22"/>
              </w:rPr>
              <w:t>BMS GPV</w:t>
            </w:r>
            <w:r w:rsidR="00B94BFD">
              <w:rPr>
                <w:rFonts w:cstheme="minorHAnsi"/>
                <w:sz w:val="22"/>
                <w:szCs w:val="22"/>
              </w:rPr>
              <w:t>&amp;</w:t>
            </w:r>
            <w:r w:rsidRPr="002760A6">
              <w:rPr>
                <w:rFonts w:cstheme="minorHAnsi"/>
                <w:sz w:val="22"/>
                <w:szCs w:val="22"/>
              </w:rPr>
              <w:t>E</w:t>
            </w:r>
          </w:p>
        </w:tc>
        <w:tc>
          <w:tcPr>
            <w:tcW w:w="6210" w:type="dxa"/>
          </w:tcPr>
          <w:p w14:paraId="16054544" w14:textId="77777777" w:rsidR="009E0900" w:rsidRPr="002760A6" w:rsidRDefault="009E0900" w:rsidP="00A628F2">
            <w:pPr>
              <w:jc w:val="both"/>
              <w:rPr>
                <w:rFonts w:cstheme="minorHAnsi"/>
                <w:sz w:val="22"/>
                <w:szCs w:val="22"/>
              </w:rPr>
            </w:pPr>
            <w:r w:rsidRPr="002760A6">
              <w:rPr>
                <w:rFonts w:cstheme="minorHAnsi"/>
                <w:sz w:val="22"/>
                <w:szCs w:val="22"/>
              </w:rPr>
              <w:t>Bristol-Myers Squibb Global Pharmacovigilance and Epidemiology</w:t>
            </w:r>
          </w:p>
        </w:tc>
      </w:tr>
      <w:tr w:rsidR="009E0900" w:rsidRPr="002760A6" w14:paraId="16054548" w14:textId="77777777" w:rsidTr="00A628F2">
        <w:trPr>
          <w:trHeight w:val="432"/>
        </w:trPr>
        <w:tc>
          <w:tcPr>
            <w:tcW w:w="1728" w:type="dxa"/>
          </w:tcPr>
          <w:p w14:paraId="16054546" w14:textId="77777777" w:rsidR="009E0900" w:rsidRPr="002760A6" w:rsidRDefault="009E0900" w:rsidP="00A628F2">
            <w:pPr>
              <w:jc w:val="both"/>
              <w:rPr>
                <w:rFonts w:cstheme="minorHAnsi"/>
                <w:sz w:val="22"/>
                <w:szCs w:val="22"/>
              </w:rPr>
            </w:pPr>
            <w:r w:rsidRPr="002760A6">
              <w:rPr>
                <w:rFonts w:cstheme="minorHAnsi"/>
                <w:sz w:val="22"/>
                <w:szCs w:val="22"/>
              </w:rPr>
              <w:t>EC</w:t>
            </w:r>
          </w:p>
        </w:tc>
        <w:tc>
          <w:tcPr>
            <w:tcW w:w="6210" w:type="dxa"/>
          </w:tcPr>
          <w:p w14:paraId="16054547" w14:textId="77777777" w:rsidR="009E0900" w:rsidRPr="002760A6" w:rsidRDefault="009E0900" w:rsidP="00A628F2">
            <w:pPr>
              <w:jc w:val="both"/>
              <w:rPr>
                <w:rFonts w:cstheme="minorHAnsi"/>
                <w:sz w:val="22"/>
                <w:szCs w:val="22"/>
              </w:rPr>
            </w:pPr>
            <w:r w:rsidRPr="002760A6">
              <w:rPr>
                <w:rFonts w:cstheme="minorHAnsi"/>
                <w:sz w:val="22"/>
                <w:szCs w:val="22"/>
              </w:rPr>
              <w:t>Ethics Committee</w:t>
            </w:r>
          </w:p>
        </w:tc>
      </w:tr>
      <w:tr w:rsidR="009E0900" w:rsidRPr="002760A6" w14:paraId="1605454B" w14:textId="77777777" w:rsidTr="00A628F2">
        <w:trPr>
          <w:trHeight w:val="432"/>
        </w:trPr>
        <w:tc>
          <w:tcPr>
            <w:tcW w:w="1728" w:type="dxa"/>
          </w:tcPr>
          <w:p w14:paraId="16054549" w14:textId="77777777" w:rsidR="009E0900" w:rsidRPr="002760A6" w:rsidRDefault="009E0900" w:rsidP="00A628F2">
            <w:pPr>
              <w:jc w:val="both"/>
              <w:rPr>
                <w:rFonts w:cstheme="minorHAnsi"/>
                <w:sz w:val="22"/>
                <w:szCs w:val="22"/>
              </w:rPr>
            </w:pPr>
            <w:r w:rsidRPr="002760A6">
              <w:rPr>
                <w:rFonts w:cstheme="minorHAnsi"/>
                <w:sz w:val="22"/>
                <w:szCs w:val="22"/>
              </w:rPr>
              <w:t>IMP</w:t>
            </w:r>
          </w:p>
        </w:tc>
        <w:tc>
          <w:tcPr>
            <w:tcW w:w="6210" w:type="dxa"/>
          </w:tcPr>
          <w:p w14:paraId="1605454A" w14:textId="77777777" w:rsidR="009E0900" w:rsidRPr="002760A6" w:rsidRDefault="009E0900" w:rsidP="00A628F2">
            <w:pPr>
              <w:jc w:val="both"/>
              <w:rPr>
                <w:rFonts w:cstheme="minorHAnsi"/>
                <w:sz w:val="22"/>
                <w:szCs w:val="22"/>
              </w:rPr>
            </w:pPr>
            <w:r w:rsidRPr="002760A6">
              <w:rPr>
                <w:rFonts w:cstheme="minorHAnsi"/>
                <w:sz w:val="22"/>
                <w:szCs w:val="22"/>
              </w:rPr>
              <w:t>Investigational Medicinal Product</w:t>
            </w:r>
          </w:p>
        </w:tc>
      </w:tr>
      <w:tr w:rsidR="009E0900" w:rsidRPr="002760A6" w14:paraId="1605454E" w14:textId="77777777" w:rsidTr="00A628F2">
        <w:trPr>
          <w:trHeight w:val="432"/>
        </w:trPr>
        <w:tc>
          <w:tcPr>
            <w:tcW w:w="1728" w:type="dxa"/>
          </w:tcPr>
          <w:p w14:paraId="1605454C" w14:textId="77777777" w:rsidR="009E0900" w:rsidRPr="002760A6" w:rsidRDefault="009E0900" w:rsidP="00A628F2">
            <w:pPr>
              <w:jc w:val="both"/>
              <w:rPr>
                <w:rFonts w:cstheme="minorHAnsi"/>
                <w:sz w:val="22"/>
                <w:szCs w:val="22"/>
              </w:rPr>
            </w:pPr>
            <w:r w:rsidRPr="002760A6">
              <w:rPr>
                <w:rFonts w:cstheme="minorHAnsi"/>
                <w:sz w:val="22"/>
                <w:szCs w:val="22"/>
              </w:rPr>
              <w:t>IRB</w:t>
            </w:r>
          </w:p>
        </w:tc>
        <w:tc>
          <w:tcPr>
            <w:tcW w:w="6210" w:type="dxa"/>
          </w:tcPr>
          <w:p w14:paraId="1605454D" w14:textId="77777777" w:rsidR="009E0900" w:rsidRPr="002760A6" w:rsidRDefault="009E0900" w:rsidP="00A628F2">
            <w:pPr>
              <w:jc w:val="both"/>
              <w:rPr>
                <w:rFonts w:cstheme="minorHAnsi"/>
                <w:sz w:val="22"/>
                <w:szCs w:val="22"/>
              </w:rPr>
            </w:pPr>
            <w:r w:rsidRPr="002760A6">
              <w:rPr>
                <w:rFonts w:cstheme="minorHAnsi"/>
                <w:sz w:val="22"/>
                <w:szCs w:val="22"/>
              </w:rPr>
              <w:t>Institutional Review Board</w:t>
            </w:r>
          </w:p>
        </w:tc>
      </w:tr>
      <w:tr w:rsidR="009E0900" w:rsidRPr="002760A6" w14:paraId="16054551" w14:textId="77777777" w:rsidTr="00A628F2">
        <w:trPr>
          <w:trHeight w:val="432"/>
        </w:trPr>
        <w:tc>
          <w:tcPr>
            <w:tcW w:w="1728" w:type="dxa"/>
          </w:tcPr>
          <w:p w14:paraId="1605454F" w14:textId="77777777" w:rsidR="009E0900" w:rsidRPr="002760A6" w:rsidRDefault="009E0900" w:rsidP="00A628F2">
            <w:pPr>
              <w:jc w:val="both"/>
              <w:rPr>
                <w:rFonts w:cstheme="minorHAnsi"/>
                <w:sz w:val="22"/>
                <w:szCs w:val="22"/>
              </w:rPr>
            </w:pPr>
            <w:r w:rsidRPr="002760A6">
              <w:rPr>
                <w:rFonts w:cstheme="minorHAnsi"/>
                <w:sz w:val="22"/>
                <w:szCs w:val="22"/>
              </w:rPr>
              <w:t>SAE</w:t>
            </w:r>
          </w:p>
        </w:tc>
        <w:tc>
          <w:tcPr>
            <w:tcW w:w="6210" w:type="dxa"/>
          </w:tcPr>
          <w:p w14:paraId="16054550" w14:textId="77777777" w:rsidR="009E0900" w:rsidRPr="002760A6" w:rsidRDefault="009E0900" w:rsidP="00A628F2">
            <w:pPr>
              <w:jc w:val="both"/>
              <w:rPr>
                <w:rFonts w:cstheme="minorHAnsi"/>
                <w:sz w:val="22"/>
                <w:szCs w:val="22"/>
              </w:rPr>
            </w:pPr>
            <w:r w:rsidRPr="002760A6">
              <w:rPr>
                <w:rFonts w:cstheme="minorHAnsi"/>
                <w:sz w:val="22"/>
                <w:szCs w:val="22"/>
              </w:rPr>
              <w:t>Serious Adverse Event</w:t>
            </w:r>
          </w:p>
        </w:tc>
      </w:tr>
      <w:tr w:rsidR="009E0900" w:rsidRPr="002760A6" w14:paraId="16054554" w14:textId="77777777" w:rsidTr="00A628F2">
        <w:trPr>
          <w:trHeight w:val="432"/>
        </w:trPr>
        <w:tc>
          <w:tcPr>
            <w:tcW w:w="1728" w:type="dxa"/>
          </w:tcPr>
          <w:p w14:paraId="16054552" w14:textId="77777777" w:rsidR="009E0900" w:rsidRPr="002760A6" w:rsidRDefault="009E0900" w:rsidP="00A628F2">
            <w:pPr>
              <w:jc w:val="both"/>
              <w:rPr>
                <w:rFonts w:cstheme="minorHAnsi"/>
                <w:sz w:val="22"/>
                <w:szCs w:val="22"/>
              </w:rPr>
            </w:pPr>
            <w:r w:rsidRPr="002760A6">
              <w:rPr>
                <w:rFonts w:cstheme="minorHAnsi"/>
                <w:sz w:val="22"/>
                <w:szCs w:val="22"/>
              </w:rPr>
              <w:t>S</w:t>
            </w:r>
            <w:r>
              <w:rPr>
                <w:rFonts w:cstheme="minorHAnsi"/>
                <w:sz w:val="22"/>
                <w:szCs w:val="22"/>
              </w:rPr>
              <w:t>AE</w:t>
            </w:r>
            <w:r w:rsidR="004C37DD">
              <w:rPr>
                <w:rFonts w:cstheme="minorHAnsi"/>
                <w:sz w:val="22"/>
                <w:szCs w:val="22"/>
              </w:rPr>
              <w:t xml:space="preserve"> </w:t>
            </w:r>
            <w:r w:rsidRPr="002760A6">
              <w:rPr>
                <w:rFonts w:cstheme="minorHAnsi"/>
                <w:sz w:val="22"/>
                <w:szCs w:val="22"/>
              </w:rPr>
              <w:t>MP</w:t>
            </w:r>
          </w:p>
        </w:tc>
        <w:tc>
          <w:tcPr>
            <w:tcW w:w="6210" w:type="dxa"/>
          </w:tcPr>
          <w:p w14:paraId="16054553" w14:textId="77777777" w:rsidR="009E0900" w:rsidRPr="002760A6" w:rsidRDefault="009E0900" w:rsidP="00A628F2">
            <w:pPr>
              <w:jc w:val="both"/>
              <w:rPr>
                <w:rFonts w:cstheme="minorHAnsi"/>
                <w:sz w:val="22"/>
                <w:szCs w:val="22"/>
              </w:rPr>
            </w:pPr>
            <w:r w:rsidRPr="002760A6">
              <w:rPr>
                <w:rFonts w:cstheme="minorHAnsi"/>
                <w:sz w:val="22"/>
                <w:szCs w:val="22"/>
              </w:rPr>
              <w:t>Serious Adverse Event Management Plan</w:t>
            </w:r>
          </w:p>
        </w:tc>
      </w:tr>
      <w:tr w:rsidR="009E0900" w:rsidRPr="002760A6" w14:paraId="16054557" w14:textId="77777777" w:rsidTr="00A628F2">
        <w:trPr>
          <w:trHeight w:val="432"/>
        </w:trPr>
        <w:tc>
          <w:tcPr>
            <w:tcW w:w="1728" w:type="dxa"/>
          </w:tcPr>
          <w:p w14:paraId="16054555" w14:textId="77777777" w:rsidR="009E0900" w:rsidRPr="002760A6" w:rsidRDefault="009E0900" w:rsidP="00A628F2">
            <w:pPr>
              <w:jc w:val="both"/>
              <w:rPr>
                <w:rFonts w:cstheme="minorHAnsi"/>
                <w:sz w:val="22"/>
                <w:szCs w:val="22"/>
              </w:rPr>
            </w:pPr>
            <w:r w:rsidRPr="002760A6">
              <w:rPr>
                <w:rFonts w:cstheme="minorHAnsi"/>
                <w:sz w:val="22"/>
                <w:szCs w:val="22"/>
              </w:rPr>
              <w:t>SOP</w:t>
            </w:r>
          </w:p>
        </w:tc>
        <w:tc>
          <w:tcPr>
            <w:tcW w:w="6210" w:type="dxa"/>
          </w:tcPr>
          <w:p w14:paraId="16054556" w14:textId="77777777" w:rsidR="009E0900" w:rsidRPr="002760A6" w:rsidRDefault="009E0900" w:rsidP="00A628F2">
            <w:pPr>
              <w:jc w:val="both"/>
              <w:rPr>
                <w:rFonts w:cstheme="minorHAnsi"/>
                <w:sz w:val="22"/>
                <w:szCs w:val="22"/>
              </w:rPr>
            </w:pPr>
            <w:r w:rsidRPr="002760A6">
              <w:rPr>
                <w:rFonts w:cstheme="minorHAnsi"/>
                <w:sz w:val="22"/>
                <w:szCs w:val="22"/>
              </w:rPr>
              <w:t>Standard Operating Procedure</w:t>
            </w:r>
          </w:p>
        </w:tc>
      </w:tr>
      <w:tr w:rsidR="009E0900" w:rsidRPr="002760A6" w14:paraId="1605455A" w14:textId="77777777" w:rsidTr="00A628F2">
        <w:trPr>
          <w:trHeight w:val="432"/>
        </w:trPr>
        <w:tc>
          <w:tcPr>
            <w:tcW w:w="1728" w:type="dxa"/>
          </w:tcPr>
          <w:p w14:paraId="16054558" w14:textId="77777777" w:rsidR="009E0900" w:rsidRPr="002760A6" w:rsidRDefault="009E0900" w:rsidP="00A628F2">
            <w:pPr>
              <w:jc w:val="both"/>
              <w:rPr>
                <w:rFonts w:cstheme="minorHAnsi"/>
                <w:sz w:val="22"/>
                <w:szCs w:val="22"/>
              </w:rPr>
            </w:pPr>
            <w:r w:rsidRPr="002760A6">
              <w:rPr>
                <w:rFonts w:cstheme="minorHAnsi"/>
                <w:sz w:val="22"/>
                <w:szCs w:val="22"/>
              </w:rPr>
              <w:t>SUSAR</w:t>
            </w:r>
          </w:p>
        </w:tc>
        <w:tc>
          <w:tcPr>
            <w:tcW w:w="6210" w:type="dxa"/>
          </w:tcPr>
          <w:p w14:paraId="16054559" w14:textId="77777777" w:rsidR="009E0900" w:rsidRPr="002760A6" w:rsidRDefault="009E0900" w:rsidP="00A628F2">
            <w:pPr>
              <w:jc w:val="both"/>
              <w:rPr>
                <w:rFonts w:cstheme="minorHAnsi"/>
                <w:sz w:val="22"/>
                <w:szCs w:val="22"/>
              </w:rPr>
            </w:pPr>
            <w:r w:rsidRPr="002760A6">
              <w:rPr>
                <w:rFonts w:cstheme="minorHAnsi"/>
                <w:sz w:val="22"/>
                <w:szCs w:val="22"/>
              </w:rPr>
              <w:t>Suspected Unexpected Serious Adverse Reaction</w:t>
            </w:r>
          </w:p>
        </w:tc>
      </w:tr>
    </w:tbl>
    <w:p w14:paraId="1605455B" w14:textId="77777777" w:rsidR="00CD35FB" w:rsidRDefault="00CD35FB" w:rsidP="00CD35FB"/>
    <w:p w14:paraId="1605455C" w14:textId="77777777" w:rsidR="00A628F2" w:rsidRDefault="00A628F2" w:rsidP="00CD35FB"/>
    <w:p w14:paraId="1605455D" w14:textId="77777777" w:rsidR="00A628F2" w:rsidRPr="00CD35FB" w:rsidRDefault="00A628F2" w:rsidP="00CD35FB"/>
    <w:sectPr w:rsidR="00A628F2" w:rsidRPr="00CD35FB" w:rsidSect="00BB241B">
      <w:headerReference w:type="default" r:id="rId35"/>
      <w:footerReference w:type="default" r:id="rId36"/>
      <w:headerReference w:type="first" r:id="rId37"/>
      <w:pgSz w:w="12240" w:h="15840" w:code="1"/>
      <w:pgMar w:top="900" w:right="1080" w:bottom="1080" w:left="1080" w:header="432" w:footer="432" w:gutter="0"/>
      <w:cols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Andreas Tedjasukmana (non-Celgene)" w:date="2020-12-14T13:00:00Z" w:initials="AT(">
    <w:p w14:paraId="45C5A2ED" w14:textId="690DA45B" w:rsidR="00DB06C8" w:rsidRDefault="00DB06C8">
      <w:pPr>
        <w:pStyle w:val="CommentText"/>
      </w:pPr>
      <w:r>
        <w:rPr>
          <w:rStyle w:val="CommentReference"/>
        </w:rPr>
        <w:annotationRef/>
      </w:r>
      <w:r>
        <w:t xml:space="preserve">Does </w:t>
      </w:r>
      <w:proofErr w:type="spellStart"/>
      <w:r>
        <w:t>meddra</w:t>
      </w:r>
      <w:proofErr w:type="spellEnd"/>
      <w:r>
        <w:t xml:space="preserve"> 19.1 also </w:t>
      </w:r>
      <w:bookmarkStart w:id="46" w:name="_GoBack"/>
      <w:bookmarkEnd w:id="46"/>
      <w:r>
        <w:t xml:space="preserve">captures </w:t>
      </w:r>
      <w:proofErr w:type="spellStart"/>
      <w:r>
        <w:t>covid</w:t>
      </w:r>
      <w:proofErr w:type="spellEnd"/>
      <w:r>
        <w:t xml:space="preserve"> information? From other studies in the past, the </w:t>
      </w:r>
      <w:proofErr w:type="spellStart"/>
      <w:r>
        <w:t>meddra</w:t>
      </w:r>
      <w:proofErr w:type="spellEnd"/>
      <w:r>
        <w:t xml:space="preserve"> dictionary version is always updated according to latest version. Why are we keeping version 19.1 until study finish?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C5A2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C5A2ED" w16cid:durableId="2381E0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F3422" w14:textId="77777777" w:rsidR="00150058" w:rsidRDefault="00150058">
      <w:r>
        <w:separator/>
      </w:r>
    </w:p>
  </w:endnote>
  <w:endnote w:type="continuationSeparator" w:id="0">
    <w:p w14:paraId="10B0A949" w14:textId="77777777" w:rsidR="00150058" w:rsidRDefault="00150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Yu Gothic UI"/>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54577" w14:textId="198A544D" w:rsidR="00DB06C8" w:rsidRPr="00847B55" w:rsidRDefault="00DB06C8" w:rsidP="008E60CC">
    <w:pPr>
      <w:pStyle w:val="Footer"/>
      <w:rPr>
        <w:rFonts w:cstheme="minorHAnsi"/>
        <w:i/>
        <w:sz w:val="20"/>
        <w:szCs w:val="20"/>
        <w:lang w:val="en-AU"/>
      </w:rPr>
    </w:pPr>
    <w:r w:rsidRPr="00847B55">
      <w:rPr>
        <w:rFonts w:cstheme="minorHAnsi"/>
        <w:i/>
        <w:sz w:val="20"/>
        <w:szCs w:val="20"/>
        <w:lang w:val="en-AU"/>
      </w:rPr>
      <w:t>T</w:t>
    </w:r>
    <w:r>
      <w:rPr>
        <w:rFonts w:cstheme="minorHAnsi"/>
        <w:i/>
        <w:sz w:val="20"/>
        <w:szCs w:val="20"/>
        <w:lang w:val="en-AU"/>
      </w:rPr>
      <w:t xml:space="preserve">emplate Version 5.0 • 12-December-2019                                                                         Specific Version </w:t>
    </w:r>
    <w:ins w:id="290" w:author="Khatib, Mahnaaz" w:date="2020-12-08T10:42:00Z">
      <w:r>
        <w:rPr>
          <w:rFonts w:cstheme="minorHAnsi"/>
          <w:i/>
          <w:sz w:val="20"/>
          <w:szCs w:val="20"/>
          <w:lang w:val="en-AU"/>
        </w:rPr>
        <w:t xml:space="preserve">Draft </w:t>
      </w:r>
    </w:ins>
    <w:r>
      <w:rPr>
        <w:rFonts w:cstheme="minorHAnsi"/>
        <w:i/>
        <w:sz w:val="20"/>
        <w:szCs w:val="20"/>
        <w:lang w:val="en-AU"/>
      </w:rPr>
      <w:t>2.0</w:t>
    </w:r>
    <w:ins w:id="291" w:author="Khatib, Mahnaaz" w:date="2020-12-08T10:42:00Z">
      <w:r>
        <w:rPr>
          <w:rFonts w:cstheme="minorHAnsi"/>
          <w:i/>
          <w:sz w:val="20"/>
          <w:szCs w:val="20"/>
          <w:lang w:val="en-AU"/>
        </w:rPr>
        <w:t>1</w:t>
      </w:r>
    </w:ins>
    <w:r>
      <w:rPr>
        <w:rFonts w:cstheme="minorHAnsi"/>
        <w:i/>
        <w:sz w:val="20"/>
        <w:szCs w:val="20"/>
        <w:lang w:val="en-AU"/>
      </w:rPr>
      <w:t xml:space="preserve"> • </w:t>
    </w:r>
    <w:ins w:id="292" w:author="Khatib, Mahnaaz" w:date="2020-12-08T10:42:00Z">
      <w:r>
        <w:rPr>
          <w:rFonts w:cstheme="minorHAnsi"/>
          <w:i/>
          <w:sz w:val="20"/>
          <w:szCs w:val="20"/>
          <w:lang w:val="en-AU"/>
        </w:rPr>
        <w:t xml:space="preserve">07-December-2020 </w:t>
      </w:r>
    </w:ins>
    <w:r>
      <w:rPr>
        <w:rFonts w:cstheme="minorHAnsi"/>
        <w:i/>
        <w:sz w:val="20"/>
        <w:szCs w:val="20"/>
        <w:lang w:val="en-AU"/>
      </w:rPr>
      <w:t>16 December-2019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CF1A0" w14:textId="77777777" w:rsidR="00150058" w:rsidRDefault="00150058">
      <w:r>
        <w:separator/>
      </w:r>
    </w:p>
  </w:footnote>
  <w:footnote w:type="continuationSeparator" w:id="0">
    <w:p w14:paraId="1672D052" w14:textId="77777777" w:rsidR="00150058" w:rsidRDefault="001500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79"/>
      <w:gridCol w:w="3286"/>
    </w:tblGrid>
    <w:tr w:rsidR="00DB06C8" w:rsidRPr="005F068B" w14:paraId="16054575" w14:textId="77777777" w:rsidTr="007D75C4">
      <w:trPr>
        <w:trHeight w:val="260"/>
        <w:jc w:val="center"/>
      </w:trPr>
      <w:tc>
        <w:tcPr>
          <w:tcW w:w="7379" w:type="dxa"/>
          <w:tcBorders>
            <w:right w:val="nil"/>
          </w:tcBorders>
          <w:vAlign w:val="center"/>
        </w:tcPr>
        <w:p w14:paraId="16054573" w14:textId="5D85547B" w:rsidR="00DB06C8" w:rsidRPr="00F468FD" w:rsidRDefault="00DB06C8" w:rsidP="00443A19">
          <w:pPr>
            <w:pStyle w:val="Header"/>
            <w:spacing w:after="0"/>
          </w:pPr>
          <w:r w:rsidRPr="00F468FD">
            <w:t>SAE Management Plan</w:t>
          </w:r>
          <w:r>
            <w:t xml:space="preserve"> – BMS Protocol CA180-653</w:t>
          </w:r>
        </w:p>
      </w:tc>
      <w:tc>
        <w:tcPr>
          <w:tcW w:w="3286" w:type="dxa"/>
          <w:tcBorders>
            <w:left w:val="nil"/>
          </w:tcBorders>
          <w:vAlign w:val="center"/>
        </w:tcPr>
        <w:p w14:paraId="16054574" w14:textId="79197E78" w:rsidR="00DB06C8" w:rsidRPr="00F468FD" w:rsidRDefault="00DB06C8" w:rsidP="00C66F86">
          <w:pPr>
            <w:pStyle w:val="Header"/>
            <w:spacing w:after="0"/>
          </w:pPr>
          <w:r>
            <w:t xml:space="preserve">     </w:t>
          </w:r>
          <w:r w:rsidRPr="00F468FD">
            <w:t xml:space="preserve">   </w:t>
          </w:r>
          <w:r>
            <w:t xml:space="preserve">                             </w:t>
          </w:r>
          <w:r w:rsidRPr="00F468FD">
            <w:t xml:space="preserve">Page </w:t>
          </w:r>
          <w:r>
            <w:fldChar w:fldCharType="begin"/>
          </w:r>
          <w:r>
            <w:instrText xml:space="preserve"> PAGE </w:instrText>
          </w:r>
          <w:r>
            <w:fldChar w:fldCharType="separate"/>
          </w:r>
          <w:r>
            <w:rPr>
              <w:noProof/>
            </w:rPr>
            <w:t>1</w:t>
          </w:r>
          <w:r>
            <w:rPr>
              <w:noProof/>
            </w:rPr>
            <w:fldChar w:fldCharType="end"/>
          </w:r>
          <w:r w:rsidRPr="00F468FD">
            <w:t xml:space="preserve"> of </w:t>
          </w:r>
          <w:r>
            <w:rPr>
              <w:noProof/>
            </w:rPr>
            <w:fldChar w:fldCharType="begin"/>
          </w:r>
          <w:r>
            <w:rPr>
              <w:noProof/>
            </w:rPr>
            <w:instrText xml:space="preserve"> NUMPAGES </w:instrText>
          </w:r>
          <w:r>
            <w:rPr>
              <w:noProof/>
            </w:rPr>
            <w:fldChar w:fldCharType="separate"/>
          </w:r>
          <w:r>
            <w:rPr>
              <w:noProof/>
            </w:rPr>
            <w:t>28</w:t>
          </w:r>
          <w:r>
            <w:rPr>
              <w:noProof/>
            </w:rPr>
            <w:fldChar w:fldCharType="end"/>
          </w:r>
        </w:p>
      </w:tc>
    </w:tr>
  </w:tbl>
  <w:p w14:paraId="16054576" w14:textId="77777777" w:rsidR="00DB06C8" w:rsidRPr="00BB2D39" w:rsidRDefault="00DB06C8" w:rsidP="00185443">
    <w:pPr>
      <w:pStyle w:val="Heade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54578" w14:textId="77777777" w:rsidR="00DB06C8" w:rsidRDefault="00DB06C8" w:rsidP="00A13CB5">
    <w:pPr>
      <w:pStyle w:val="Header"/>
    </w:pPr>
    <w:r>
      <w:rPr>
        <w:noProof/>
      </w:rPr>
      <w:drawing>
        <wp:anchor distT="0" distB="0" distL="114300" distR="114300" simplePos="0" relativeHeight="251657216" behindDoc="0" locked="0" layoutInCell="1" allowOverlap="1" wp14:anchorId="16054579" wp14:editId="1605457A">
          <wp:simplePos x="0" y="0"/>
          <wp:positionH relativeFrom="margin">
            <wp:align>center</wp:align>
          </wp:positionH>
          <wp:positionV relativeFrom="paragraph">
            <wp:posOffset>2127</wp:posOffset>
          </wp:positionV>
          <wp:extent cx="3085657" cy="595423"/>
          <wp:effectExtent l="19050" t="0" r="443" b="0"/>
          <wp:wrapNone/>
          <wp:docPr id="164" name="Picture 62" descr="GPVE-BM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VE-BMS.emf"/>
                  <pic:cNvPicPr/>
                </pic:nvPicPr>
                <pic:blipFill>
                  <a:blip r:embed="rId1"/>
                  <a:stretch>
                    <a:fillRect/>
                  </a:stretch>
                </pic:blipFill>
                <pic:spPr>
                  <a:xfrm>
                    <a:off x="0" y="0"/>
                    <a:ext cx="3085657" cy="59542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30EFF"/>
    <w:multiLevelType w:val="hybridMultilevel"/>
    <w:tmpl w:val="12049854"/>
    <w:name w:val="Heading 2222222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C890E42"/>
    <w:multiLevelType w:val="hybridMultilevel"/>
    <w:tmpl w:val="535ED6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AB0246"/>
    <w:multiLevelType w:val="hybridMultilevel"/>
    <w:tmpl w:val="4DDA2D42"/>
    <w:lvl w:ilvl="0" w:tplc="30F6C53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5389A"/>
    <w:multiLevelType w:val="multilevel"/>
    <w:tmpl w:val="A384A9A8"/>
    <w:styleLink w:val="Style1"/>
    <w:lvl w:ilvl="0">
      <w:start w:val="1"/>
      <w:numFmt w:val="decimal"/>
      <w:lvlText w:val="%1."/>
      <w:lvlJc w:val="left"/>
      <w:pPr>
        <w:ind w:left="720" w:hanging="360"/>
      </w:pPr>
      <w:rPr>
        <w:rFonts w:asciiTheme="minorHAnsi" w:hAnsiTheme="minorHAnsi" w:cs="Times New Roman"/>
        <w:b w:val="0"/>
        <w:bCs w:val="0"/>
        <w:i w:val="0"/>
        <w:iCs w:val="0"/>
        <w:caps w:val="0"/>
        <w:smallCaps w:val="0"/>
        <w:strike w:val="0"/>
        <w:dstrike w:val="0"/>
        <w:noProof w:val="0"/>
        <w:snapToGrid w:val="0"/>
        <w:vanish w:val="0"/>
        <w:color w:val="auto"/>
        <w:spacing w:val="0"/>
        <w:w w:val="0"/>
        <w:kern w:val="0"/>
        <w:position w:val="0"/>
        <w:sz w:val="24"/>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9C5271"/>
    <w:multiLevelType w:val="hybridMultilevel"/>
    <w:tmpl w:val="A45CD2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CA52A6B"/>
    <w:multiLevelType w:val="hybridMultilevel"/>
    <w:tmpl w:val="67909924"/>
    <w:name w:val="Heading 22"/>
    <w:lvl w:ilvl="0" w:tplc="17CE99A2">
      <w:start w:val="1"/>
      <w:numFmt w:val="upperLetter"/>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021BB2"/>
    <w:multiLevelType w:val="hybridMultilevel"/>
    <w:tmpl w:val="69CC3A38"/>
    <w:name w:val="Heading 222222"/>
    <w:lvl w:ilvl="0" w:tplc="02582380">
      <w:start w:val="1"/>
      <w:numFmt w:val="lowerLetter"/>
      <w:lvlText w:val="%1)"/>
      <w:lvlJc w:val="left"/>
      <w:pPr>
        <w:ind w:left="1440" w:hanging="360"/>
      </w:pPr>
      <w:rPr>
        <w:b/>
        <w:i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F5150D"/>
    <w:multiLevelType w:val="hybridMultilevel"/>
    <w:tmpl w:val="819EFA62"/>
    <w:name w:val="Heading 22222222222222"/>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D7465"/>
    <w:multiLevelType w:val="hybridMultilevel"/>
    <w:tmpl w:val="467ED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506027"/>
    <w:multiLevelType w:val="hybridMultilevel"/>
    <w:tmpl w:val="0186DAFA"/>
    <w:lvl w:ilvl="0" w:tplc="04090001">
      <w:start w:val="1"/>
      <w:numFmt w:val="bullet"/>
      <w:lvlText w:val=""/>
      <w:lvlJc w:val="left"/>
      <w:pPr>
        <w:tabs>
          <w:tab w:val="num" w:pos="3960"/>
        </w:tabs>
        <w:ind w:left="3960" w:hanging="360"/>
      </w:pPr>
      <w:rPr>
        <w:rFonts w:ascii="Symbol" w:hAnsi="Symbol" w:hint="default"/>
      </w:rPr>
    </w:lvl>
    <w:lvl w:ilvl="1" w:tplc="04090003" w:tentative="1">
      <w:start w:val="1"/>
      <w:numFmt w:val="bullet"/>
      <w:lvlText w:val="o"/>
      <w:lvlJc w:val="left"/>
      <w:pPr>
        <w:tabs>
          <w:tab w:val="num" w:pos="4680"/>
        </w:tabs>
        <w:ind w:left="4680" w:hanging="360"/>
      </w:pPr>
      <w:rPr>
        <w:rFonts w:ascii="Courier New" w:hAnsi="Courier New" w:hint="default"/>
      </w:rPr>
    </w:lvl>
    <w:lvl w:ilvl="2" w:tplc="04090005" w:tentative="1">
      <w:start w:val="1"/>
      <w:numFmt w:val="bullet"/>
      <w:lvlText w:val=""/>
      <w:lvlJc w:val="left"/>
      <w:pPr>
        <w:tabs>
          <w:tab w:val="num" w:pos="5400"/>
        </w:tabs>
        <w:ind w:left="5400" w:hanging="360"/>
      </w:pPr>
      <w:rPr>
        <w:rFonts w:ascii="Wingdings" w:hAnsi="Wingdings" w:hint="default"/>
      </w:rPr>
    </w:lvl>
    <w:lvl w:ilvl="3" w:tplc="04090001" w:tentative="1">
      <w:start w:val="1"/>
      <w:numFmt w:val="bullet"/>
      <w:lvlText w:val=""/>
      <w:lvlJc w:val="left"/>
      <w:pPr>
        <w:tabs>
          <w:tab w:val="num" w:pos="6120"/>
        </w:tabs>
        <w:ind w:left="6120" w:hanging="360"/>
      </w:pPr>
      <w:rPr>
        <w:rFonts w:ascii="Symbol" w:hAnsi="Symbol" w:hint="default"/>
      </w:rPr>
    </w:lvl>
    <w:lvl w:ilvl="4" w:tplc="04090003" w:tentative="1">
      <w:start w:val="1"/>
      <w:numFmt w:val="bullet"/>
      <w:lvlText w:val="o"/>
      <w:lvlJc w:val="left"/>
      <w:pPr>
        <w:tabs>
          <w:tab w:val="num" w:pos="6840"/>
        </w:tabs>
        <w:ind w:left="6840" w:hanging="360"/>
      </w:pPr>
      <w:rPr>
        <w:rFonts w:ascii="Courier New" w:hAnsi="Courier New" w:hint="default"/>
      </w:rPr>
    </w:lvl>
    <w:lvl w:ilvl="5" w:tplc="04090005" w:tentative="1">
      <w:start w:val="1"/>
      <w:numFmt w:val="bullet"/>
      <w:lvlText w:val=""/>
      <w:lvlJc w:val="left"/>
      <w:pPr>
        <w:tabs>
          <w:tab w:val="num" w:pos="7560"/>
        </w:tabs>
        <w:ind w:left="7560" w:hanging="360"/>
      </w:pPr>
      <w:rPr>
        <w:rFonts w:ascii="Wingdings" w:hAnsi="Wingdings" w:hint="default"/>
      </w:rPr>
    </w:lvl>
    <w:lvl w:ilvl="6" w:tplc="04090001" w:tentative="1">
      <w:start w:val="1"/>
      <w:numFmt w:val="bullet"/>
      <w:lvlText w:val=""/>
      <w:lvlJc w:val="left"/>
      <w:pPr>
        <w:tabs>
          <w:tab w:val="num" w:pos="8280"/>
        </w:tabs>
        <w:ind w:left="8280" w:hanging="360"/>
      </w:pPr>
      <w:rPr>
        <w:rFonts w:ascii="Symbol" w:hAnsi="Symbol" w:hint="default"/>
      </w:rPr>
    </w:lvl>
    <w:lvl w:ilvl="7" w:tplc="04090003" w:tentative="1">
      <w:start w:val="1"/>
      <w:numFmt w:val="bullet"/>
      <w:lvlText w:val="o"/>
      <w:lvlJc w:val="left"/>
      <w:pPr>
        <w:tabs>
          <w:tab w:val="num" w:pos="9000"/>
        </w:tabs>
        <w:ind w:left="9000" w:hanging="360"/>
      </w:pPr>
      <w:rPr>
        <w:rFonts w:ascii="Courier New" w:hAnsi="Courier New" w:hint="default"/>
      </w:rPr>
    </w:lvl>
    <w:lvl w:ilvl="8" w:tplc="04090005" w:tentative="1">
      <w:start w:val="1"/>
      <w:numFmt w:val="bullet"/>
      <w:lvlText w:val=""/>
      <w:lvlJc w:val="left"/>
      <w:pPr>
        <w:tabs>
          <w:tab w:val="num" w:pos="9720"/>
        </w:tabs>
        <w:ind w:left="9720" w:hanging="360"/>
      </w:pPr>
      <w:rPr>
        <w:rFonts w:ascii="Wingdings" w:hAnsi="Wingdings" w:hint="default"/>
      </w:rPr>
    </w:lvl>
  </w:abstractNum>
  <w:abstractNum w:abstractNumId="10" w15:restartNumberingAfterBreak="0">
    <w:nsid w:val="2EBA62D8"/>
    <w:multiLevelType w:val="hybridMultilevel"/>
    <w:tmpl w:val="3D4ABC6A"/>
    <w:lvl w:ilvl="0" w:tplc="A00ED320">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BB709D"/>
    <w:multiLevelType w:val="hybridMultilevel"/>
    <w:tmpl w:val="173CA38C"/>
    <w:name w:val="Heading 222222222"/>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A2701"/>
    <w:multiLevelType w:val="hybridMultilevel"/>
    <w:tmpl w:val="F23C6A18"/>
    <w:name w:val="Heading 22222222222222222"/>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0D0EBE"/>
    <w:multiLevelType w:val="hybridMultilevel"/>
    <w:tmpl w:val="35DE1172"/>
    <w:lvl w:ilvl="0" w:tplc="04090001">
      <w:start w:val="1"/>
      <w:numFmt w:val="bullet"/>
      <w:lvlText w:val=""/>
      <w:lvlJc w:val="left"/>
      <w:pPr>
        <w:tabs>
          <w:tab w:val="num" w:pos="1728"/>
        </w:tabs>
        <w:ind w:left="1728" w:hanging="360"/>
      </w:pPr>
      <w:rPr>
        <w:rFonts w:ascii="Symbol" w:hAnsi="Symbol" w:hint="default"/>
      </w:rPr>
    </w:lvl>
    <w:lvl w:ilvl="1" w:tplc="0C090001">
      <w:start w:val="1"/>
      <w:numFmt w:val="bullet"/>
      <w:lvlText w:val=""/>
      <w:lvlJc w:val="left"/>
      <w:pPr>
        <w:tabs>
          <w:tab w:val="num" w:pos="2448"/>
        </w:tabs>
        <w:ind w:left="2448" w:hanging="360"/>
      </w:pPr>
      <w:rPr>
        <w:rFonts w:ascii="Symbol" w:hAnsi="Symbol" w:hint="default"/>
      </w:rPr>
    </w:lvl>
    <w:lvl w:ilvl="2" w:tplc="04090005">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4" w15:restartNumberingAfterBreak="0">
    <w:nsid w:val="39D25D95"/>
    <w:multiLevelType w:val="hybridMultilevel"/>
    <w:tmpl w:val="B2DE7D4A"/>
    <w:name w:val="Heading 2222222222222"/>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45589"/>
    <w:multiLevelType w:val="hybridMultilevel"/>
    <w:tmpl w:val="6F9E5EE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BA62192"/>
    <w:multiLevelType w:val="hybridMultilevel"/>
    <w:tmpl w:val="103C3C7E"/>
    <w:name w:val="Heading 2222"/>
    <w:lvl w:ilvl="0" w:tplc="319C9D9E">
      <w:start w:val="1"/>
      <w:numFmt w:val="upperLetter"/>
      <w:pStyle w:val="Titl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2F7F7D"/>
    <w:multiLevelType w:val="hybridMultilevel"/>
    <w:tmpl w:val="59E4186C"/>
    <w:name w:val="Heading 222222222222222222"/>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8E6A78"/>
    <w:multiLevelType w:val="hybridMultilevel"/>
    <w:tmpl w:val="B284EE1E"/>
    <w:name w:val="Heading 222222222222"/>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54931"/>
    <w:multiLevelType w:val="hybridMultilevel"/>
    <w:tmpl w:val="390CD79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 w15:restartNumberingAfterBreak="0">
    <w:nsid w:val="4FA95AFD"/>
    <w:multiLevelType w:val="hybridMultilevel"/>
    <w:tmpl w:val="D13CA682"/>
    <w:name w:val="Heading 2222222222222222"/>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BF36A2"/>
    <w:multiLevelType w:val="hybridMultilevel"/>
    <w:tmpl w:val="03A2D28C"/>
    <w:lvl w:ilvl="0" w:tplc="04090019">
      <w:start w:val="1"/>
      <w:numFmt w:val="lowerLetter"/>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22" w15:restartNumberingAfterBreak="0">
    <w:nsid w:val="5B4E1B84"/>
    <w:multiLevelType w:val="hybridMultilevel"/>
    <w:tmpl w:val="BF6C2B08"/>
    <w:name w:val="Heading 22222222222"/>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AC43A2"/>
    <w:multiLevelType w:val="hybridMultilevel"/>
    <w:tmpl w:val="BBD2F54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F3C4D65"/>
    <w:multiLevelType w:val="hybridMultilevel"/>
    <w:tmpl w:val="D8FE3E78"/>
    <w:name w:val="Heading 22222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EA0BDC"/>
    <w:multiLevelType w:val="hybridMultilevel"/>
    <w:tmpl w:val="3F46CE96"/>
    <w:lvl w:ilvl="0" w:tplc="04090005">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6" w15:restartNumberingAfterBreak="0">
    <w:nsid w:val="631603BF"/>
    <w:multiLevelType w:val="hybridMultilevel"/>
    <w:tmpl w:val="58844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57877EB"/>
    <w:multiLevelType w:val="hybridMultilevel"/>
    <w:tmpl w:val="2256C3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56ED5"/>
    <w:multiLevelType w:val="hybridMultilevel"/>
    <w:tmpl w:val="3E2230CC"/>
    <w:lvl w:ilvl="0" w:tplc="04090005">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9" w15:restartNumberingAfterBreak="0">
    <w:nsid w:val="69EA085E"/>
    <w:multiLevelType w:val="multilevel"/>
    <w:tmpl w:val="DE20FCA2"/>
    <w:lvl w:ilvl="0">
      <w:start w:val="1"/>
      <w:numFmt w:val="decimal"/>
      <w:pStyle w:val="Heading1"/>
      <w:suff w:val="space"/>
      <w:lvlText w:val="SECTION %1: "/>
      <w:lvlJc w:val="left"/>
      <w:pPr>
        <w:ind w:left="0" w:firstLine="2790"/>
      </w:pPr>
      <w:rPr>
        <w:rFonts w:asciiTheme="minorHAnsi" w:hAnsiTheme="minorHAnsi" w:cstheme="minorHAnsi" w:hint="default"/>
        <w:b w:val="0"/>
        <w:bCs w:val="0"/>
        <w:i w:val="0"/>
        <w:iCs w:val="0"/>
        <w:caps w:val="0"/>
        <w:smallCaps w:val="0"/>
        <w:strike w:val="0"/>
        <w:dstrike w:val="0"/>
        <w:noProof w:val="0"/>
        <w:snapToGrid w:val="0"/>
        <w:vanish w:val="0"/>
        <w:color w:val="C00000"/>
        <w:spacing w:val="40"/>
        <w:w w:val="0"/>
        <w:kern w:val="0"/>
        <w:position w:val="0"/>
        <w:sz w:val="36"/>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728" w:hanging="576"/>
      </w:pPr>
      <w:rPr>
        <w:rFonts w:asciiTheme="minorHAnsi" w:hAnsiTheme="minorHAnsi" w:cstheme="minorHAns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872" w:hanging="720"/>
      </w:pPr>
      <w:rPr>
        <w:rFonts w:hint="default"/>
        <w:b/>
      </w:rPr>
    </w:lvl>
    <w:lvl w:ilvl="3">
      <w:start w:val="1"/>
      <w:numFmt w:val="decimal"/>
      <w:pStyle w:val="Heading4"/>
      <w:lvlText w:val="%1.%2.%3.%4"/>
      <w:lvlJc w:val="left"/>
      <w:pPr>
        <w:ind w:left="2016" w:hanging="864"/>
      </w:pPr>
      <w:rPr>
        <w:rFonts w:hint="default"/>
        <w:b/>
      </w:rPr>
    </w:lvl>
    <w:lvl w:ilvl="4">
      <w:start w:val="1"/>
      <w:numFmt w:val="decimal"/>
      <w:pStyle w:val="Heading5"/>
      <w:lvlText w:val="%1.%2.%3.%4.%5"/>
      <w:lvlJc w:val="left"/>
      <w:pPr>
        <w:ind w:left="2160" w:hanging="1008"/>
      </w:pPr>
      <w:rPr>
        <w:rFonts w:hint="default"/>
      </w:rPr>
    </w:lvl>
    <w:lvl w:ilvl="5">
      <w:start w:val="1"/>
      <w:numFmt w:val="decimal"/>
      <w:pStyle w:val="Heading6"/>
      <w:lvlText w:val="%1.%2.%3.%4.%5.%6"/>
      <w:lvlJc w:val="left"/>
      <w:pPr>
        <w:ind w:left="2304" w:hanging="1152"/>
      </w:pPr>
      <w:rPr>
        <w:rFonts w:hint="default"/>
      </w:rPr>
    </w:lvl>
    <w:lvl w:ilvl="6">
      <w:start w:val="1"/>
      <w:numFmt w:val="decimal"/>
      <w:pStyle w:val="Heading7"/>
      <w:lvlText w:val="%1.%2.%3.%4.%5.%6.%7"/>
      <w:lvlJc w:val="left"/>
      <w:pPr>
        <w:ind w:left="2448" w:hanging="1296"/>
      </w:pPr>
      <w:rPr>
        <w:rFonts w:hint="default"/>
      </w:rPr>
    </w:lvl>
    <w:lvl w:ilvl="7">
      <w:start w:val="1"/>
      <w:numFmt w:val="decimal"/>
      <w:pStyle w:val="Heading8"/>
      <w:lvlText w:val="%1.%2.%3.%4.%5.%6.%7.%8"/>
      <w:lvlJc w:val="left"/>
      <w:pPr>
        <w:ind w:left="2592" w:hanging="1440"/>
      </w:pPr>
      <w:rPr>
        <w:rFonts w:hint="default"/>
      </w:rPr>
    </w:lvl>
    <w:lvl w:ilvl="8">
      <w:start w:val="1"/>
      <w:numFmt w:val="decimal"/>
      <w:pStyle w:val="Heading9"/>
      <w:lvlText w:val="%1.%2.%3.%4.%5.%6.%7.%8.%9"/>
      <w:lvlJc w:val="left"/>
      <w:pPr>
        <w:ind w:left="2736" w:hanging="1584"/>
      </w:pPr>
      <w:rPr>
        <w:rFonts w:hint="default"/>
      </w:rPr>
    </w:lvl>
  </w:abstractNum>
  <w:abstractNum w:abstractNumId="30" w15:restartNumberingAfterBreak="0">
    <w:nsid w:val="6F0D2202"/>
    <w:multiLevelType w:val="hybridMultilevel"/>
    <w:tmpl w:val="DD9E89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0E54C95"/>
    <w:multiLevelType w:val="hybridMultilevel"/>
    <w:tmpl w:val="4CFA87A6"/>
    <w:name w:val="Heading 22222"/>
    <w:lvl w:ilvl="0" w:tplc="EA06A4E8">
      <w:start w:val="2"/>
      <w:numFmt w:val="upperRoman"/>
      <w:lvlText w:val="%1."/>
      <w:lvlJc w:val="righ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657261"/>
    <w:multiLevelType w:val="hybridMultilevel"/>
    <w:tmpl w:val="793A2756"/>
    <w:name w:val="Heading 222222222222222"/>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D30941"/>
    <w:multiLevelType w:val="multilevel"/>
    <w:tmpl w:val="88989D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cs="Times New Roman" w:hint="default"/>
        <w:i w:val="0"/>
        <w:iCs w:val="0"/>
        <w:caps w:val="0"/>
        <w:smallCaps w:val="0"/>
        <w:strike w:val="0"/>
        <w:dstrike w:val="0"/>
        <w:noProof w:val="0"/>
        <w:vanish w:val="0"/>
        <w:color w:val="000000" w:themeColor="text1"/>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C3A1FA1"/>
    <w:multiLevelType w:val="hybridMultilevel"/>
    <w:tmpl w:val="42AAC22E"/>
    <w:name w:val="Heading 2222222222"/>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5" w15:restartNumberingAfterBreak="0">
    <w:nsid w:val="7E265885"/>
    <w:multiLevelType w:val="hybridMultilevel"/>
    <w:tmpl w:val="6848FC4A"/>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F8152D6"/>
    <w:multiLevelType w:val="hybridMultilevel"/>
    <w:tmpl w:val="4FEEE70A"/>
    <w:name w:val="Heading 222"/>
    <w:lvl w:ilvl="0" w:tplc="17CE99A2">
      <w:start w:val="1"/>
      <w:numFmt w:val="upperLetter"/>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7"/>
  </w:num>
  <w:num w:numId="3">
    <w:abstractNumId w:val="15"/>
  </w:num>
  <w:num w:numId="4">
    <w:abstractNumId w:val="3"/>
  </w:num>
  <w:num w:numId="5">
    <w:abstractNumId w:val="33"/>
  </w:num>
  <w:num w:numId="6">
    <w:abstractNumId w:val="16"/>
  </w:num>
  <w:num w:numId="7">
    <w:abstractNumId w:val="34"/>
  </w:num>
  <w:num w:numId="8">
    <w:abstractNumId w:val="28"/>
  </w:num>
  <w:num w:numId="9">
    <w:abstractNumId w:val="1"/>
  </w:num>
  <w:num w:numId="10">
    <w:abstractNumId w:val="21"/>
  </w:num>
  <w:num w:numId="11">
    <w:abstractNumId w:val="23"/>
  </w:num>
  <w:num w:numId="12">
    <w:abstractNumId w:val="0"/>
  </w:num>
  <w:num w:numId="13">
    <w:abstractNumId w:val="5"/>
  </w:num>
  <w:num w:numId="14">
    <w:abstractNumId w:val="7"/>
  </w:num>
  <w:num w:numId="15">
    <w:abstractNumId w:val="2"/>
  </w:num>
  <w:num w:numId="16">
    <w:abstractNumId w:val="8"/>
  </w:num>
  <w:num w:numId="17">
    <w:abstractNumId w:val="10"/>
  </w:num>
  <w:num w:numId="18">
    <w:abstractNumId w:val="35"/>
  </w:num>
  <w:num w:numId="19">
    <w:abstractNumId w:val="31"/>
  </w:num>
  <w:num w:numId="20">
    <w:abstractNumId w:val="29"/>
  </w:num>
  <w:num w:numId="21">
    <w:abstractNumId w:val="19"/>
  </w:num>
  <w:num w:numId="22">
    <w:abstractNumId w:val="9"/>
  </w:num>
  <w:num w:numId="23">
    <w:abstractNumId w:val="30"/>
  </w:num>
  <w:num w:numId="24">
    <w:abstractNumId w:val="4"/>
  </w:num>
  <w:num w:numId="25">
    <w:abstractNumId w:val="25"/>
  </w:num>
  <w:num w:numId="26">
    <w:abstractNumId w:val="2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tib, Mahnaaz">
    <w15:presenceInfo w15:providerId="AD" w15:userId="S-1-5-21-3188203953-1927158945-207305315-23399"/>
  </w15:person>
  <w15:person w15:author="Powell-Rogers, Dawn">
    <w15:presenceInfo w15:providerId="AD" w15:userId="S-1-5-21-3188203953-1927158945-207305315-114164"/>
  </w15:person>
  <w15:person w15:author="Andreas Tedjasukmana (non-Celgene)">
    <w15:presenceInfo w15:providerId="AD" w15:userId="S::atedjasukmana@celgene.com::7f7596ea-3588-43f3-9e60-2dc572ec0cee"/>
  </w15:person>
  <w15:person w15:author="Bhargava, Akanksha">
    <w15:presenceInfo w15:providerId="AD" w15:userId="S-1-5-21-3188203953-1927158945-207305315-277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stylePaneFormatFilter w:val="3C21" w:allStyles="1" w:customStyles="0" w:latentStyles="0" w:stylesInUse="0" w:headingStyles="1" w:numberingStyles="0" w:tableStyles="0" w:directFormattingOnRuns="0" w:directFormattingOnParagraphs="0" w:directFormattingOnNumbering="1" w:directFormattingOnTables="1" w:clearFormatting="1" w:top3HeadingStyles="1" w:visibleStyles="0" w:alternateStyleNames="0"/>
  <w:stylePaneSortMethod w:val="0000"/>
  <w:trackRevisions/>
  <w:defaultTabStop w:val="720"/>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urrentCoreTemplateVersion" w:val="4.01"/>
    <w:docVar w:name="InitialCoreTemplateVersion" w:val="4.01"/>
  </w:docVars>
  <w:rsids>
    <w:rsidRoot w:val="003B7891"/>
    <w:rsid w:val="0000165C"/>
    <w:rsid w:val="00002B0A"/>
    <w:rsid w:val="00002D7B"/>
    <w:rsid w:val="00003DB0"/>
    <w:rsid w:val="00006CD9"/>
    <w:rsid w:val="000077A4"/>
    <w:rsid w:val="0001118F"/>
    <w:rsid w:val="000112AC"/>
    <w:rsid w:val="000115DE"/>
    <w:rsid w:val="00011EF8"/>
    <w:rsid w:val="00013819"/>
    <w:rsid w:val="000141A1"/>
    <w:rsid w:val="00015815"/>
    <w:rsid w:val="00016DCA"/>
    <w:rsid w:val="00016E1A"/>
    <w:rsid w:val="00017795"/>
    <w:rsid w:val="00017916"/>
    <w:rsid w:val="00020569"/>
    <w:rsid w:val="00022AA5"/>
    <w:rsid w:val="00023622"/>
    <w:rsid w:val="000259B6"/>
    <w:rsid w:val="00025E74"/>
    <w:rsid w:val="00026529"/>
    <w:rsid w:val="0003198B"/>
    <w:rsid w:val="00032CEF"/>
    <w:rsid w:val="00032D25"/>
    <w:rsid w:val="00032EC3"/>
    <w:rsid w:val="00032F71"/>
    <w:rsid w:val="0003341F"/>
    <w:rsid w:val="00034856"/>
    <w:rsid w:val="000348E9"/>
    <w:rsid w:val="00034BB4"/>
    <w:rsid w:val="00034C80"/>
    <w:rsid w:val="00034F9F"/>
    <w:rsid w:val="00035028"/>
    <w:rsid w:val="0003529B"/>
    <w:rsid w:val="00035DC1"/>
    <w:rsid w:val="00036DB1"/>
    <w:rsid w:val="0003739B"/>
    <w:rsid w:val="00040458"/>
    <w:rsid w:val="00040EFE"/>
    <w:rsid w:val="000411A0"/>
    <w:rsid w:val="0004179C"/>
    <w:rsid w:val="00044AC8"/>
    <w:rsid w:val="0004503D"/>
    <w:rsid w:val="0004517A"/>
    <w:rsid w:val="0004614E"/>
    <w:rsid w:val="00046A5B"/>
    <w:rsid w:val="00047121"/>
    <w:rsid w:val="000476DD"/>
    <w:rsid w:val="00047B35"/>
    <w:rsid w:val="00052F67"/>
    <w:rsid w:val="000534E1"/>
    <w:rsid w:val="000562F2"/>
    <w:rsid w:val="000572A1"/>
    <w:rsid w:val="000577E9"/>
    <w:rsid w:val="00057CA6"/>
    <w:rsid w:val="00057DCA"/>
    <w:rsid w:val="0006186B"/>
    <w:rsid w:val="000623BD"/>
    <w:rsid w:val="000631CF"/>
    <w:rsid w:val="00063483"/>
    <w:rsid w:val="00063B53"/>
    <w:rsid w:val="0006433F"/>
    <w:rsid w:val="00064971"/>
    <w:rsid w:val="00067436"/>
    <w:rsid w:val="000679EF"/>
    <w:rsid w:val="0007218B"/>
    <w:rsid w:val="0007225F"/>
    <w:rsid w:val="00076CFC"/>
    <w:rsid w:val="00081877"/>
    <w:rsid w:val="0008516F"/>
    <w:rsid w:val="000856A3"/>
    <w:rsid w:val="00085979"/>
    <w:rsid w:val="00090524"/>
    <w:rsid w:val="00090D0E"/>
    <w:rsid w:val="000925DB"/>
    <w:rsid w:val="000931DA"/>
    <w:rsid w:val="00093F57"/>
    <w:rsid w:val="000959AA"/>
    <w:rsid w:val="000975E6"/>
    <w:rsid w:val="00097691"/>
    <w:rsid w:val="00097935"/>
    <w:rsid w:val="00097D56"/>
    <w:rsid w:val="000A36E3"/>
    <w:rsid w:val="000A383B"/>
    <w:rsid w:val="000A39EE"/>
    <w:rsid w:val="000A3C8C"/>
    <w:rsid w:val="000A3F1C"/>
    <w:rsid w:val="000A40E4"/>
    <w:rsid w:val="000A5ADA"/>
    <w:rsid w:val="000A6157"/>
    <w:rsid w:val="000A64F6"/>
    <w:rsid w:val="000A6D9B"/>
    <w:rsid w:val="000A7016"/>
    <w:rsid w:val="000A76A5"/>
    <w:rsid w:val="000A77D1"/>
    <w:rsid w:val="000A795B"/>
    <w:rsid w:val="000B02DB"/>
    <w:rsid w:val="000B086F"/>
    <w:rsid w:val="000B0AFF"/>
    <w:rsid w:val="000B0E71"/>
    <w:rsid w:val="000B17C1"/>
    <w:rsid w:val="000B18C5"/>
    <w:rsid w:val="000B1951"/>
    <w:rsid w:val="000B19C1"/>
    <w:rsid w:val="000B30F9"/>
    <w:rsid w:val="000B53F2"/>
    <w:rsid w:val="000B75FF"/>
    <w:rsid w:val="000C01BF"/>
    <w:rsid w:val="000C06EF"/>
    <w:rsid w:val="000C11D4"/>
    <w:rsid w:val="000C1D04"/>
    <w:rsid w:val="000C2437"/>
    <w:rsid w:val="000C336E"/>
    <w:rsid w:val="000C34A9"/>
    <w:rsid w:val="000C3573"/>
    <w:rsid w:val="000C5993"/>
    <w:rsid w:val="000C62BB"/>
    <w:rsid w:val="000C6B2E"/>
    <w:rsid w:val="000C6DAE"/>
    <w:rsid w:val="000C7442"/>
    <w:rsid w:val="000D6508"/>
    <w:rsid w:val="000D7AFA"/>
    <w:rsid w:val="000E04C7"/>
    <w:rsid w:val="000E178B"/>
    <w:rsid w:val="000E3176"/>
    <w:rsid w:val="000E3B43"/>
    <w:rsid w:val="000E454D"/>
    <w:rsid w:val="000E6B65"/>
    <w:rsid w:val="000E6E28"/>
    <w:rsid w:val="000E7B3B"/>
    <w:rsid w:val="000F0D8D"/>
    <w:rsid w:val="000F1525"/>
    <w:rsid w:val="000F24CB"/>
    <w:rsid w:val="000F2834"/>
    <w:rsid w:val="000F2DD6"/>
    <w:rsid w:val="000F6226"/>
    <w:rsid w:val="000F6286"/>
    <w:rsid w:val="000F64D4"/>
    <w:rsid w:val="000F7A8B"/>
    <w:rsid w:val="00100103"/>
    <w:rsid w:val="001008D4"/>
    <w:rsid w:val="00100A5B"/>
    <w:rsid w:val="001010D6"/>
    <w:rsid w:val="00101682"/>
    <w:rsid w:val="001018C6"/>
    <w:rsid w:val="001029B8"/>
    <w:rsid w:val="00103D60"/>
    <w:rsid w:val="001048BE"/>
    <w:rsid w:val="001054C3"/>
    <w:rsid w:val="001078D3"/>
    <w:rsid w:val="00107A03"/>
    <w:rsid w:val="00110046"/>
    <w:rsid w:val="001137AB"/>
    <w:rsid w:val="00120091"/>
    <w:rsid w:val="00120328"/>
    <w:rsid w:val="001207E6"/>
    <w:rsid w:val="00120A65"/>
    <w:rsid w:val="00121C39"/>
    <w:rsid w:val="00121E9A"/>
    <w:rsid w:val="00122B84"/>
    <w:rsid w:val="00123ED8"/>
    <w:rsid w:val="001275B7"/>
    <w:rsid w:val="00127BFE"/>
    <w:rsid w:val="0013067F"/>
    <w:rsid w:val="00130D50"/>
    <w:rsid w:val="00131478"/>
    <w:rsid w:val="00132510"/>
    <w:rsid w:val="00132A18"/>
    <w:rsid w:val="001336F0"/>
    <w:rsid w:val="001341B9"/>
    <w:rsid w:val="001343B6"/>
    <w:rsid w:val="001354B9"/>
    <w:rsid w:val="00135A86"/>
    <w:rsid w:val="00136672"/>
    <w:rsid w:val="001372CB"/>
    <w:rsid w:val="00137778"/>
    <w:rsid w:val="00137ED3"/>
    <w:rsid w:val="001410C5"/>
    <w:rsid w:val="00143011"/>
    <w:rsid w:val="00143637"/>
    <w:rsid w:val="00144DFC"/>
    <w:rsid w:val="00146706"/>
    <w:rsid w:val="00146785"/>
    <w:rsid w:val="00150058"/>
    <w:rsid w:val="001502B6"/>
    <w:rsid w:val="00150929"/>
    <w:rsid w:val="001529DF"/>
    <w:rsid w:val="00152A0F"/>
    <w:rsid w:val="001534B2"/>
    <w:rsid w:val="0015390F"/>
    <w:rsid w:val="001558D2"/>
    <w:rsid w:val="001559B6"/>
    <w:rsid w:val="001559FB"/>
    <w:rsid w:val="0015628C"/>
    <w:rsid w:val="0015655C"/>
    <w:rsid w:val="0015657B"/>
    <w:rsid w:val="001566AE"/>
    <w:rsid w:val="00156856"/>
    <w:rsid w:val="00156E5F"/>
    <w:rsid w:val="00156EF3"/>
    <w:rsid w:val="00157065"/>
    <w:rsid w:val="00157CB8"/>
    <w:rsid w:val="00160C61"/>
    <w:rsid w:val="00162708"/>
    <w:rsid w:val="00162876"/>
    <w:rsid w:val="00164D2B"/>
    <w:rsid w:val="00164EBC"/>
    <w:rsid w:val="00164F83"/>
    <w:rsid w:val="00166619"/>
    <w:rsid w:val="00166ACA"/>
    <w:rsid w:val="00167D76"/>
    <w:rsid w:val="00173164"/>
    <w:rsid w:val="0017336E"/>
    <w:rsid w:val="00174469"/>
    <w:rsid w:val="0017494E"/>
    <w:rsid w:val="0017565E"/>
    <w:rsid w:val="0017607A"/>
    <w:rsid w:val="0017675C"/>
    <w:rsid w:val="00182A45"/>
    <w:rsid w:val="00183865"/>
    <w:rsid w:val="00184240"/>
    <w:rsid w:val="0018435A"/>
    <w:rsid w:val="00184E77"/>
    <w:rsid w:val="00185443"/>
    <w:rsid w:val="00186FBF"/>
    <w:rsid w:val="001913A3"/>
    <w:rsid w:val="00193CD1"/>
    <w:rsid w:val="00195D14"/>
    <w:rsid w:val="001968EB"/>
    <w:rsid w:val="00197ED9"/>
    <w:rsid w:val="001A21DF"/>
    <w:rsid w:val="001A22F2"/>
    <w:rsid w:val="001A2DF3"/>
    <w:rsid w:val="001A52F4"/>
    <w:rsid w:val="001A5458"/>
    <w:rsid w:val="001A5674"/>
    <w:rsid w:val="001A5A07"/>
    <w:rsid w:val="001A60CA"/>
    <w:rsid w:val="001A6399"/>
    <w:rsid w:val="001A648E"/>
    <w:rsid w:val="001B0E57"/>
    <w:rsid w:val="001B2B63"/>
    <w:rsid w:val="001B5002"/>
    <w:rsid w:val="001B5937"/>
    <w:rsid w:val="001B6BEC"/>
    <w:rsid w:val="001B76EB"/>
    <w:rsid w:val="001C04AD"/>
    <w:rsid w:val="001C073F"/>
    <w:rsid w:val="001C443B"/>
    <w:rsid w:val="001C4FA6"/>
    <w:rsid w:val="001C677D"/>
    <w:rsid w:val="001C6B78"/>
    <w:rsid w:val="001C6C1B"/>
    <w:rsid w:val="001C7DDA"/>
    <w:rsid w:val="001D0685"/>
    <w:rsid w:val="001D09AB"/>
    <w:rsid w:val="001D1B51"/>
    <w:rsid w:val="001D2003"/>
    <w:rsid w:val="001D551E"/>
    <w:rsid w:val="001D5B18"/>
    <w:rsid w:val="001D6728"/>
    <w:rsid w:val="001E00B9"/>
    <w:rsid w:val="001E1D75"/>
    <w:rsid w:val="001E277C"/>
    <w:rsid w:val="001E2E2C"/>
    <w:rsid w:val="001E4B79"/>
    <w:rsid w:val="001E56FF"/>
    <w:rsid w:val="001E65BF"/>
    <w:rsid w:val="001E66C7"/>
    <w:rsid w:val="001E6CD7"/>
    <w:rsid w:val="001E70F7"/>
    <w:rsid w:val="001E71C5"/>
    <w:rsid w:val="001E71E2"/>
    <w:rsid w:val="001F03B0"/>
    <w:rsid w:val="001F0BC1"/>
    <w:rsid w:val="001F1839"/>
    <w:rsid w:val="001F4876"/>
    <w:rsid w:val="001F4EA0"/>
    <w:rsid w:val="001F4F27"/>
    <w:rsid w:val="00200D0F"/>
    <w:rsid w:val="00203A31"/>
    <w:rsid w:val="0020442A"/>
    <w:rsid w:val="00204D33"/>
    <w:rsid w:val="002074B9"/>
    <w:rsid w:val="00211E56"/>
    <w:rsid w:val="00213BE9"/>
    <w:rsid w:val="00214327"/>
    <w:rsid w:val="00214D92"/>
    <w:rsid w:val="00215E85"/>
    <w:rsid w:val="002179AE"/>
    <w:rsid w:val="002212D2"/>
    <w:rsid w:val="002219A9"/>
    <w:rsid w:val="00221C6C"/>
    <w:rsid w:val="00222E74"/>
    <w:rsid w:val="00223065"/>
    <w:rsid w:val="002233EE"/>
    <w:rsid w:val="002243BE"/>
    <w:rsid w:val="00224B23"/>
    <w:rsid w:val="00226EAB"/>
    <w:rsid w:val="00226F6A"/>
    <w:rsid w:val="002311E9"/>
    <w:rsid w:val="002315A1"/>
    <w:rsid w:val="002315D3"/>
    <w:rsid w:val="00233EA1"/>
    <w:rsid w:val="00234F3B"/>
    <w:rsid w:val="00235709"/>
    <w:rsid w:val="00236053"/>
    <w:rsid w:val="00236224"/>
    <w:rsid w:val="00236EAF"/>
    <w:rsid w:val="00240799"/>
    <w:rsid w:val="0024338E"/>
    <w:rsid w:val="002452D9"/>
    <w:rsid w:val="002457EE"/>
    <w:rsid w:val="00246B4F"/>
    <w:rsid w:val="00246BF8"/>
    <w:rsid w:val="002507A0"/>
    <w:rsid w:val="00250C19"/>
    <w:rsid w:val="0025109F"/>
    <w:rsid w:val="00251641"/>
    <w:rsid w:val="00251844"/>
    <w:rsid w:val="002521F8"/>
    <w:rsid w:val="00252E08"/>
    <w:rsid w:val="002530C5"/>
    <w:rsid w:val="00253776"/>
    <w:rsid w:val="00253D9C"/>
    <w:rsid w:val="0025453C"/>
    <w:rsid w:val="00255574"/>
    <w:rsid w:val="00256C24"/>
    <w:rsid w:val="002577A0"/>
    <w:rsid w:val="0026029C"/>
    <w:rsid w:val="0026096C"/>
    <w:rsid w:val="00261759"/>
    <w:rsid w:val="00262918"/>
    <w:rsid w:val="00264220"/>
    <w:rsid w:val="002646DE"/>
    <w:rsid w:val="002646F8"/>
    <w:rsid w:val="00264920"/>
    <w:rsid w:val="00264963"/>
    <w:rsid w:val="00265659"/>
    <w:rsid w:val="002657B4"/>
    <w:rsid w:val="0026794C"/>
    <w:rsid w:val="00270FF1"/>
    <w:rsid w:val="002713E5"/>
    <w:rsid w:val="00271648"/>
    <w:rsid w:val="00272788"/>
    <w:rsid w:val="00274C62"/>
    <w:rsid w:val="002760A6"/>
    <w:rsid w:val="00276176"/>
    <w:rsid w:val="00276B74"/>
    <w:rsid w:val="002775E1"/>
    <w:rsid w:val="002805F6"/>
    <w:rsid w:val="0028112C"/>
    <w:rsid w:val="00281D6B"/>
    <w:rsid w:val="00286C05"/>
    <w:rsid w:val="00290A13"/>
    <w:rsid w:val="0029275A"/>
    <w:rsid w:val="0029573F"/>
    <w:rsid w:val="00297A99"/>
    <w:rsid w:val="002A0637"/>
    <w:rsid w:val="002A2A4D"/>
    <w:rsid w:val="002A3068"/>
    <w:rsid w:val="002A448E"/>
    <w:rsid w:val="002A52EB"/>
    <w:rsid w:val="002A5950"/>
    <w:rsid w:val="002A6E0C"/>
    <w:rsid w:val="002B053E"/>
    <w:rsid w:val="002B4101"/>
    <w:rsid w:val="002B4388"/>
    <w:rsid w:val="002B46B4"/>
    <w:rsid w:val="002B624B"/>
    <w:rsid w:val="002B683F"/>
    <w:rsid w:val="002B6B52"/>
    <w:rsid w:val="002B7AD2"/>
    <w:rsid w:val="002C0E14"/>
    <w:rsid w:val="002C1253"/>
    <w:rsid w:val="002C1497"/>
    <w:rsid w:val="002C228B"/>
    <w:rsid w:val="002C2660"/>
    <w:rsid w:val="002C27AC"/>
    <w:rsid w:val="002C3459"/>
    <w:rsid w:val="002C3A42"/>
    <w:rsid w:val="002C4526"/>
    <w:rsid w:val="002D001A"/>
    <w:rsid w:val="002D1E31"/>
    <w:rsid w:val="002D2B9E"/>
    <w:rsid w:val="002D3242"/>
    <w:rsid w:val="002D3BAB"/>
    <w:rsid w:val="002D4932"/>
    <w:rsid w:val="002D4AEC"/>
    <w:rsid w:val="002D5797"/>
    <w:rsid w:val="002D6964"/>
    <w:rsid w:val="002D6EED"/>
    <w:rsid w:val="002D6EF4"/>
    <w:rsid w:val="002D719B"/>
    <w:rsid w:val="002D7468"/>
    <w:rsid w:val="002D7562"/>
    <w:rsid w:val="002D7B6D"/>
    <w:rsid w:val="002E0F70"/>
    <w:rsid w:val="002E1E9F"/>
    <w:rsid w:val="002E20B1"/>
    <w:rsid w:val="002E2B30"/>
    <w:rsid w:val="002E2D9E"/>
    <w:rsid w:val="002E3D62"/>
    <w:rsid w:val="002E5C6C"/>
    <w:rsid w:val="002E6DA3"/>
    <w:rsid w:val="002E6FD4"/>
    <w:rsid w:val="002E7251"/>
    <w:rsid w:val="002F0E17"/>
    <w:rsid w:val="00300636"/>
    <w:rsid w:val="00300DEB"/>
    <w:rsid w:val="00301B63"/>
    <w:rsid w:val="00302551"/>
    <w:rsid w:val="00302C66"/>
    <w:rsid w:val="00302DC3"/>
    <w:rsid w:val="003037CE"/>
    <w:rsid w:val="00303E8F"/>
    <w:rsid w:val="003045B6"/>
    <w:rsid w:val="003056C6"/>
    <w:rsid w:val="00305AB6"/>
    <w:rsid w:val="00306D93"/>
    <w:rsid w:val="003079BA"/>
    <w:rsid w:val="00307ABA"/>
    <w:rsid w:val="003118BE"/>
    <w:rsid w:val="00315BDC"/>
    <w:rsid w:val="00316B7B"/>
    <w:rsid w:val="00316BB2"/>
    <w:rsid w:val="0031747B"/>
    <w:rsid w:val="003207CF"/>
    <w:rsid w:val="00321D6F"/>
    <w:rsid w:val="00322680"/>
    <w:rsid w:val="0032268F"/>
    <w:rsid w:val="003253D3"/>
    <w:rsid w:val="0032604E"/>
    <w:rsid w:val="00331C87"/>
    <w:rsid w:val="00335A4F"/>
    <w:rsid w:val="0033674B"/>
    <w:rsid w:val="003415A1"/>
    <w:rsid w:val="00341C69"/>
    <w:rsid w:val="00341C71"/>
    <w:rsid w:val="0034227D"/>
    <w:rsid w:val="00343809"/>
    <w:rsid w:val="00351961"/>
    <w:rsid w:val="003521F7"/>
    <w:rsid w:val="00352512"/>
    <w:rsid w:val="00353173"/>
    <w:rsid w:val="00353A0B"/>
    <w:rsid w:val="00353E7A"/>
    <w:rsid w:val="00355DBC"/>
    <w:rsid w:val="00356DD8"/>
    <w:rsid w:val="0035750E"/>
    <w:rsid w:val="00357BFB"/>
    <w:rsid w:val="00361CFB"/>
    <w:rsid w:val="00364969"/>
    <w:rsid w:val="00365E50"/>
    <w:rsid w:val="003671CE"/>
    <w:rsid w:val="003711F8"/>
    <w:rsid w:val="00372072"/>
    <w:rsid w:val="003723E2"/>
    <w:rsid w:val="003734FA"/>
    <w:rsid w:val="00373D34"/>
    <w:rsid w:val="00374494"/>
    <w:rsid w:val="003746A2"/>
    <w:rsid w:val="00374B02"/>
    <w:rsid w:val="003771C2"/>
    <w:rsid w:val="0038026B"/>
    <w:rsid w:val="00380BAF"/>
    <w:rsid w:val="00381558"/>
    <w:rsid w:val="00381CC5"/>
    <w:rsid w:val="003824CC"/>
    <w:rsid w:val="0038266B"/>
    <w:rsid w:val="00382F13"/>
    <w:rsid w:val="00383867"/>
    <w:rsid w:val="00383CC7"/>
    <w:rsid w:val="00384B29"/>
    <w:rsid w:val="00384CEF"/>
    <w:rsid w:val="0038552E"/>
    <w:rsid w:val="003859CA"/>
    <w:rsid w:val="0038632C"/>
    <w:rsid w:val="0038768A"/>
    <w:rsid w:val="00390092"/>
    <w:rsid w:val="00390DC8"/>
    <w:rsid w:val="003918CC"/>
    <w:rsid w:val="00391D42"/>
    <w:rsid w:val="00391F1E"/>
    <w:rsid w:val="00392367"/>
    <w:rsid w:val="00393849"/>
    <w:rsid w:val="00395385"/>
    <w:rsid w:val="0039562A"/>
    <w:rsid w:val="003971CD"/>
    <w:rsid w:val="00397BD0"/>
    <w:rsid w:val="00397C06"/>
    <w:rsid w:val="003A0906"/>
    <w:rsid w:val="003A368D"/>
    <w:rsid w:val="003A3F05"/>
    <w:rsid w:val="003A4B5E"/>
    <w:rsid w:val="003A5EC0"/>
    <w:rsid w:val="003A6443"/>
    <w:rsid w:val="003B0435"/>
    <w:rsid w:val="003B04BC"/>
    <w:rsid w:val="003B04C9"/>
    <w:rsid w:val="003B0516"/>
    <w:rsid w:val="003B5279"/>
    <w:rsid w:val="003B6443"/>
    <w:rsid w:val="003B7891"/>
    <w:rsid w:val="003C1273"/>
    <w:rsid w:val="003C5F4A"/>
    <w:rsid w:val="003D227B"/>
    <w:rsid w:val="003D5689"/>
    <w:rsid w:val="003D588C"/>
    <w:rsid w:val="003D58C5"/>
    <w:rsid w:val="003D7EFF"/>
    <w:rsid w:val="003E18F3"/>
    <w:rsid w:val="003E2128"/>
    <w:rsid w:val="003E225F"/>
    <w:rsid w:val="003E3CB9"/>
    <w:rsid w:val="003E6999"/>
    <w:rsid w:val="003E7346"/>
    <w:rsid w:val="003F0A26"/>
    <w:rsid w:val="003F0A92"/>
    <w:rsid w:val="003F52BB"/>
    <w:rsid w:val="003F5947"/>
    <w:rsid w:val="003F5A73"/>
    <w:rsid w:val="003F71BD"/>
    <w:rsid w:val="00400381"/>
    <w:rsid w:val="004004AE"/>
    <w:rsid w:val="004024FA"/>
    <w:rsid w:val="0040422C"/>
    <w:rsid w:val="00404642"/>
    <w:rsid w:val="004049B7"/>
    <w:rsid w:val="00405F39"/>
    <w:rsid w:val="004133A0"/>
    <w:rsid w:val="0041395D"/>
    <w:rsid w:val="004147C2"/>
    <w:rsid w:val="004155AB"/>
    <w:rsid w:val="004171B9"/>
    <w:rsid w:val="00417934"/>
    <w:rsid w:val="00417DD1"/>
    <w:rsid w:val="00421954"/>
    <w:rsid w:val="0042219D"/>
    <w:rsid w:val="00422281"/>
    <w:rsid w:val="004223BD"/>
    <w:rsid w:val="004224B6"/>
    <w:rsid w:val="004224C8"/>
    <w:rsid w:val="00422D23"/>
    <w:rsid w:val="0042337D"/>
    <w:rsid w:val="00423A2B"/>
    <w:rsid w:val="00423A47"/>
    <w:rsid w:val="004241EB"/>
    <w:rsid w:val="00425FB0"/>
    <w:rsid w:val="004301E2"/>
    <w:rsid w:val="004304F8"/>
    <w:rsid w:val="004305FF"/>
    <w:rsid w:val="00431229"/>
    <w:rsid w:val="004322A3"/>
    <w:rsid w:val="00434D07"/>
    <w:rsid w:val="00435006"/>
    <w:rsid w:val="004350FF"/>
    <w:rsid w:val="00435BC1"/>
    <w:rsid w:val="00435CF2"/>
    <w:rsid w:val="004404F4"/>
    <w:rsid w:val="00440C87"/>
    <w:rsid w:val="00442CA6"/>
    <w:rsid w:val="00443374"/>
    <w:rsid w:val="00443A19"/>
    <w:rsid w:val="00443B54"/>
    <w:rsid w:val="00443E19"/>
    <w:rsid w:val="004449BE"/>
    <w:rsid w:val="00446352"/>
    <w:rsid w:val="0044778B"/>
    <w:rsid w:val="00447988"/>
    <w:rsid w:val="00450624"/>
    <w:rsid w:val="00454431"/>
    <w:rsid w:val="004545AF"/>
    <w:rsid w:val="00455830"/>
    <w:rsid w:val="00462D27"/>
    <w:rsid w:val="0046356D"/>
    <w:rsid w:val="004636CF"/>
    <w:rsid w:val="004638F5"/>
    <w:rsid w:val="0046478E"/>
    <w:rsid w:val="004656FE"/>
    <w:rsid w:val="00466E8B"/>
    <w:rsid w:val="004676A0"/>
    <w:rsid w:val="0047011A"/>
    <w:rsid w:val="0047011D"/>
    <w:rsid w:val="00470F31"/>
    <w:rsid w:val="00471497"/>
    <w:rsid w:val="00472F5A"/>
    <w:rsid w:val="004735F0"/>
    <w:rsid w:val="004738B3"/>
    <w:rsid w:val="00473AE5"/>
    <w:rsid w:val="0047462D"/>
    <w:rsid w:val="004749AE"/>
    <w:rsid w:val="00475374"/>
    <w:rsid w:val="00476218"/>
    <w:rsid w:val="0047694D"/>
    <w:rsid w:val="00476AEC"/>
    <w:rsid w:val="004771EC"/>
    <w:rsid w:val="0047799A"/>
    <w:rsid w:val="00477F08"/>
    <w:rsid w:val="00481427"/>
    <w:rsid w:val="004817AC"/>
    <w:rsid w:val="00481832"/>
    <w:rsid w:val="00481DB9"/>
    <w:rsid w:val="00483C0C"/>
    <w:rsid w:val="00483D1B"/>
    <w:rsid w:val="0048457C"/>
    <w:rsid w:val="004873D5"/>
    <w:rsid w:val="00487717"/>
    <w:rsid w:val="00490006"/>
    <w:rsid w:val="00490D53"/>
    <w:rsid w:val="00490E53"/>
    <w:rsid w:val="00490EA2"/>
    <w:rsid w:val="00491814"/>
    <w:rsid w:val="00491BF6"/>
    <w:rsid w:val="004921A6"/>
    <w:rsid w:val="004927F0"/>
    <w:rsid w:val="00495C48"/>
    <w:rsid w:val="00497026"/>
    <w:rsid w:val="004A015B"/>
    <w:rsid w:val="004A077F"/>
    <w:rsid w:val="004A0870"/>
    <w:rsid w:val="004A0ADF"/>
    <w:rsid w:val="004A1CB2"/>
    <w:rsid w:val="004A22BD"/>
    <w:rsid w:val="004A2DEC"/>
    <w:rsid w:val="004A4B17"/>
    <w:rsid w:val="004A656F"/>
    <w:rsid w:val="004B0D4F"/>
    <w:rsid w:val="004B0DCC"/>
    <w:rsid w:val="004B1285"/>
    <w:rsid w:val="004B12EA"/>
    <w:rsid w:val="004B1746"/>
    <w:rsid w:val="004B302F"/>
    <w:rsid w:val="004B4A93"/>
    <w:rsid w:val="004B50C9"/>
    <w:rsid w:val="004B5243"/>
    <w:rsid w:val="004B6824"/>
    <w:rsid w:val="004B79A9"/>
    <w:rsid w:val="004B79E9"/>
    <w:rsid w:val="004B7C89"/>
    <w:rsid w:val="004B7F4B"/>
    <w:rsid w:val="004C2162"/>
    <w:rsid w:val="004C2990"/>
    <w:rsid w:val="004C2DC5"/>
    <w:rsid w:val="004C2F87"/>
    <w:rsid w:val="004C37DD"/>
    <w:rsid w:val="004C4AD3"/>
    <w:rsid w:val="004C6A11"/>
    <w:rsid w:val="004C7B27"/>
    <w:rsid w:val="004D1AA1"/>
    <w:rsid w:val="004D211C"/>
    <w:rsid w:val="004D5246"/>
    <w:rsid w:val="004D628E"/>
    <w:rsid w:val="004E4871"/>
    <w:rsid w:val="004E4E05"/>
    <w:rsid w:val="004E6905"/>
    <w:rsid w:val="004E7474"/>
    <w:rsid w:val="004E7796"/>
    <w:rsid w:val="004F1007"/>
    <w:rsid w:val="004F1871"/>
    <w:rsid w:val="004F1E77"/>
    <w:rsid w:val="004F368C"/>
    <w:rsid w:val="004F3C1D"/>
    <w:rsid w:val="004F4678"/>
    <w:rsid w:val="004F555D"/>
    <w:rsid w:val="004F738A"/>
    <w:rsid w:val="004F74D1"/>
    <w:rsid w:val="005019B0"/>
    <w:rsid w:val="00501C6F"/>
    <w:rsid w:val="00502514"/>
    <w:rsid w:val="00502B51"/>
    <w:rsid w:val="00502DB8"/>
    <w:rsid w:val="0050335A"/>
    <w:rsid w:val="00505338"/>
    <w:rsid w:val="005074D3"/>
    <w:rsid w:val="0051119A"/>
    <w:rsid w:val="00511A32"/>
    <w:rsid w:val="005121B2"/>
    <w:rsid w:val="005129F7"/>
    <w:rsid w:val="00513003"/>
    <w:rsid w:val="00513682"/>
    <w:rsid w:val="005136FB"/>
    <w:rsid w:val="00515E6D"/>
    <w:rsid w:val="0051607D"/>
    <w:rsid w:val="00516655"/>
    <w:rsid w:val="00516850"/>
    <w:rsid w:val="00517991"/>
    <w:rsid w:val="005179A2"/>
    <w:rsid w:val="00520303"/>
    <w:rsid w:val="00520A5F"/>
    <w:rsid w:val="00521B19"/>
    <w:rsid w:val="005230F8"/>
    <w:rsid w:val="0052314A"/>
    <w:rsid w:val="0052401F"/>
    <w:rsid w:val="00525FD2"/>
    <w:rsid w:val="005272F9"/>
    <w:rsid w:val="00527905"/>
    <w:rsid w:val="00530690"/>
    <w:rsid w:val="0053179A"/>
    <w:rsid w:val="005317FF"/>
    <w:rsid w:val="00532449"/>
    <w:rsid w:val="0053336A"/>
    <w:rsid w:val="00534155"/>
    <w:rsid w:val="00534FC2"/>
    <w:rsid w:val="00535ADF"/>
    <w:rsid w:val="00535B94"/>
    <w:rsid w:val="00535D28"/>
    <w:rsid w:val="00535E0F"/>
    <w:rsid w:val="005360B7"/>
    <w:rsid w:val="00537EF1"/>
    <w:rsid w:val="00540099"/>
    <w:rsid w:val="00541B90"/>
    <w:rsid w:val="00541F85"/>
    <w:rsid w:val="00542711"/>
    <w:rsid w:val="00542A17"/>
    <w:rsid w:val="00543E45"/>
    <w:rsid w:val="00544B89"/>
    <w:rsid w:val="0054502D"/>
    <w:rsid w:val="00547618"/>
    <w:rsid w:val="0055073A"/>
    <w:rsid w:val="00550D70"/>
    <w:rsid w:val="00551B82"/>
    <w:rsid w:val="00551D98"/>
    <w:rsid w:val="005525EB"/>
    <w:rsid w:val="00552940"/>
    <w:rsid w:val="00552B22"/>
    <w:rsid w:val="00552CF6"/>
    <w:rsid w:val="00554533"/>
    <w:rsid w:val="005545C1"/>
    <w:rsid w:val="005569C8"/>
    <w:rsid w:val="0056036C"/>
    <w:rsid w:val="00560D80"/>
    <w:rsid w:val="00561379"/>
    <w:rsid w:val="00561D36"/>
    <w:rsid w:val="00562DDB"/>
    <w:rsid w:val="005631D3"/>
    <w:rsid w:val="00563FB4"/>
    <w:rsid w:val="0056562E"/>
    <w:rsid w:val="00567891"/>
    <w:rsid w:val="00572A7E"/>
    <w:rsid w:val="00574DBA"/>
    <w:rsid w:val="00574EB6"/>
    <w:rsid w:val="005765D7"/>
    <w:rsid w:val="005769C1"/>
    <w:rsid w:val="00577270"/>
    <w:rsid w:val="005805D3"/>
    <w:rsid w:val="00580D14"/>
    <w:rsid w:val="00582312"/>
    <w:rsid w:val="00582B3A"/>
    <w:rsid w:val="005878ED"/>
    <w:rsid w:val="00590DD6"/>
    <w:rsid w:val="005913C1"/>
    <w:rsid w:val="005920CF"/>
    <w:rsid w:val="0059250C"/>
    <w:rsid w:val="00592A97"/>
    <w:rsid w:val="00594EB7"/>
    <w:rsid w:val="005955CF"/>
    <w:rsid w:val="00595AF5"/>
    <w:rsid w:val="005964D4"/>
    <w:rsid w:val="00597545"/>
    <w:rsid w:val="005978A1"/>
    <w:rsid w:val="00597B7B"/>
    <w:rsid w:val="005A17B7"/>
    <w:rsid w:val="005A18D1"/>
    <w:rsid w:val="005A1E71"/>
    <w:rsid w:val="005A264B"/>
    <w:rsid w:val="005A4709"/>
    <w:rsid w:val="005A50FE"/>
    <w:rsid w:val="005A5AB3"/>
    <w:rsid w:val="005A625F"/>
    <w:rsid w:val="005A62FC"/>
    <w:rsid w:val="005A663E"/>
    <w:rsid w:val="005A6CBA"/>
    <w:rsid w:val="005A6DE8"/>
    <w:rsid w:val="005A710C"/>
    <w:rsid w:val="005B2301"/>
    <w:rsid w:val="005B3D71"/>
    <w:rsid w:val="005B417F"/>
    <w:rsid w:val="005B5E9F"/>
    <w:rsid w:val="005B626B"/>
    <w:rsid w:val="005B6BFF"/>
    <w:rsid w:val="005B7438"/>
    <w:rsid w:val="005B7E8F"/>
    <w:rsid w:val="005C0170"/>
    <w:rsid w:val="005C07C7"/>
    <w:rsid w:val="005C1D67"/>
    <w:rsid w:val="005C23BD"/>
    <w:rsid w:val="005C24F5"/>
    <w:rsid w:val="005C402D"/>
    <w:rsid w:val="005C44AF"/>
    <w:rsid w:val="005C5988"/>
    <w:rsid w:val="005C6423"/>
    <w:rsid w:val="005C652D"/>
    <w:rsid w:val="005C660D"/>
    <w:rsid w:val="005C7648"/>
    <w:rsid w:val="005C7CF5"/>
    <w:rsid w:val="005D0E8E"/>
    <w:rsid w:val="005D13BD"/>
    <w:rsid w:val="005D6653"/>
    <w:rsid w:val="005E130D"/>
    <w:rsid w:val="005E1E6A"/>
    <w:rsid w:val="005E24AF"/>
    <w:rsid w:val="005E2875"/>
    <w:rsid w:val="005E2876"/>
    <w:rsid w:val="005E2CB7"/>
    <w:rsid w:val="005E2E48"/>
    <w:rsid w:val="005E57E5"/>
    <w:rsid w:val="005E5BE5"/>
    <w:rsid w:val="005E6501"/>
    <w:rsid w:val="005E7712"/>
    <w:rsid w:val="005E7CCE"/>
    <w:rsid w:val="005E7EAB"/>
    <w:rsid w:val="005F068B"/>
    <w:rsid w:val="005F2B4F"/>
    <w:rsid w:val="005F4DB4"/>
    <w:rsid w:val="005F50F9"/>
    <w:rsid w:val="005F58EE"/>
    <w:rsid w:val="005F5C68"/>
    <w:rsid w:val="005F6181"/>
    <w:rsid w:val="005F66FF"/>
    <w:rsid w:val="005F6974"/>
    <w:rsid w:val="005F6C37"/>
    <w:rsid w:val="006025FF"/>
    <w:rsid w:val="00602983"/>
    <w:rsid w:val="006029DF"/>
    <w:rsid w:val="00602EA0"/>
    <w:rsid w:val="00603550"/>
    <w:rsid w:val="0060414C"/>
    <w:rsid w:val="0060424F"/>
    <w:rsid w:val="00605CBE"/>
    <w:rsid w:val="006122FF"/>
    <w:rsid w:val="00613406"/>
    <w:rsid w:val="0061351F"/>
    <w:rsid w:val="00613AEF"/>
    <w:rsid w:val="00613D73"/>
    <w:rsid w:val="006142DD"/>
    <w:rsid w:val="00614A0A"/>
    <w:rsid w:val="0061625C"/>
    <w:rsid w:val="00616524"/>
    <w:rsid w:val="00616D2D"/>
    <w:rsid w:val="00616E37"/>
    <w:rsid w:val="00617723"/>
    <w:rsid w:val="006179A5"/>
    <w:rsid w:val="006210A1"/>
    <w:rsid w:val="00621949"/>
    <w:rsid w:val="006229A6"/>
    <w:rsid w:val="00622BAC"/>
    <w:rsid w:val="00622F92"/>
    <w:rsid w:val="00625268"/>
    <w:rsid w:val="00625DEB"/>
    <w:rsid w:val="006262C4"/>
    <w:rsid w:val="0063061B"/>
    <w:rsid w:val="0063178D"/>
    <w:rsid w:val="00631AF6"/>
    <w:rsid w:val="00632975"/>
    <w:rsid w:val="006331E9"/>
    <w:rsid w:val="00633D5E"/>
    <w:rsid w:val="00640618"/>
    <w:rsid w:val="006423BD"/>
    <w:rsid w:val="00642510"/>
    <w:rsid w:val="00642927"/>
    <w:rsid w:val="00645424"/>
    <w:rsid w:val="00646BCB"/>
    <w:rsid w:val="006521FA"/>
    <w:rsid w:val="006527F5"/>
    <w:rsid w:val="00652B45"/>
    <w:rsid w:val="00653344"/>
    <w:rsid w:val="006542A2"/>
    <w:rsid w:val="00656C1C"/>
    <w:rsid w:val="00656CA6"/>
    <w:rsid w:val="00657E0D"/>
    <w:rsid w:val="00660AE4"/>
    <w:rsid w:val="00662EC0"/>
    <w:rsid w:val="00664E34"/>
    <w:rsid w:val="00664F0B"/>
    <w:rsid w:val="00666E55"/>
    <w:rsid w:val="006676C5"/>
    <w:rsid w:val="00670AC9"/>
    <w:rsid w:val="006711A1"/>
    <w:rsid w:val="0067149C"/>
    <w:rsid w:val="00673040"/>
    <w:rsid w:val="00674142"/>
    <w:rsid w:val="00676DF0"/>
    <w:rsid w:val="00677AA2"/>
    <w:rsid w:val="006809CA"/>
    <w:rsid w:val="00681620"/>
    <w:rsid w:val="006825EA"/>
    <w:rsid w:val="00683165"/>
    <w:rsid w:val="00683C2C"/>
    <w:rsid w:val="00683D5F"/>
    <w:rsid w:val="00684A07"/>
    <w:rsid w:val="00684A8E"/>
    <w:rsid w:val="00684D1F"/>
    <w:rsid w:val="00684DB8"/>
    <w:rsid w:val="00686D0E"/>
    <w:rsid w:val="00690E66"/>
    <w:rsid w:val="006942A0"/>
    <w:rsid w:val="00694621"/>
    <w:rsid w:val="00696D67"/>
    <w:rsid w:val="00697292"/>
    <w:rsid w:val="00697FB4"/>
    <w:rsid w:val="006A05C3"/>
    <w:rsid w:val="006A382D"/>
    <w:rsid w:val="006A3FD0"/>
    <w:rsid w:val="006A5F77"/>
    <w:rsid w:val="006A622C"/>
    <w:rsid w:val="006A63CE"/>
    <w:rsid w:val="006A6B73"/>
    <w:rsid w:val="006B06D5"/>
    <w:rsid w:val="006B1508"/>
    <w:rsid w:val="006B2066"/>
    <w:rsid w:val="006B2897"/>
    <w:rsid w:val="006B46C8"/>
    <w:rsid w:val="006B791D"/>
    <w:rsid w:val="006B7C14"/>
    <w:rsid w:val="006C0431"/>
    <w:rsid w:val="006C06CD"/>
    <w:rsid w:val="006C0720"/>
    <w:rsid w:val="006C0C75"/>
    <w:rsid w:val="006C0E46"/>
    <w:rsid w:val="006C1943"/>
    <w:rsid w:val="006C2596"/>
    <w:rsid w:val="006C25EC"/>
    <w:rsid w:val="006C27C4"/>
    <w:rsid w:val="006C34BF"/>
    <w:rsid w:val="006C3566"/>
    <w:rsid w:val="006C4102"/>
    <w:rsid w:val="006C5602"/>
    <w:rsid w:val="006C6A69"/>
    <w:rsid w:val="006C6B2C"/>
    <w:rsid w:val="006C7974"/>
    <w:rsid w:val="006C7A54"/>
    <w:rsid w:val="006D265F"/>
    <w:rsid w:val="006D3B98"/>
    <w:rsid w:val="006D45C8"/>
    <w:rsid w:val="006D56BE"/>
    <w:rsid w:val="006D5CE7"/>
    <w:rsid w:val="006D7D69"/>
    <w:rsid w:val="006E0E5A"/>
    <w:rsid w:val="006E13BA"/>
    <w:rsid w:val="006E178D"/>
    <w:rsid w:val="006E1C02"/>
    <w:rsid w:val="006E2128"/>
    <w:rsid w:val="006E2BB9"/>
    <w:rsid w:val="006E376B"/>
    <w:rsid w:val="006E3875"/>
    <w:rsid w:val="006E559C"/>
    <w:rsid w:val="006E5C4F"/>
    <w:rsid w:val="006E6714"/>
    <w:rsid w:val="006E73C9"/>
    <w:rsid w:val="006E78AB"/>
    <w:rsid w:val="006E7F96"/>
    <w:rsid w:val="006F00DE"/>
    <w:rsid w:val="006F147B"/>
    <w:rsid w:val="006F1D46"/>
    <w:rsid w:val="006F2183"/>
    <w:rsid w:val="006F279F"/>
    <w:rsid w:val="006F4305"/>
    <w:rsid w:val="006F59B6"/>
    <w:rsid w:val="007010C0"/>
    <w:rsid w:val="007021AC"/>
    <w:rsid w:val="0070220F"/>
    <w:rsid w:val="00702A2B"/>
    <w:rsid w:val="007042DA"/>
    <w:rsid w:val="007054F2"/>
    <w:rsid w:val="00705B3C"/>
    <w:rsid w:val="00706E8B"/>
    <w:rsid w:val="00710158"/>
    <w:rsid w:val="00710547"/>
    <w:rsid w:val="00711533"/>
    <w:rsid w:val="007144B7"/>
    <w:rsid w:val="00716EF8"/>
    <w:rsid w:val="0071712E"/>
    <w:rsid w:val="007204D7"/>
    <w:rsid w:val="007211A3"/>
    <w:rsid w:val="00722293"/>
    <w:rsid w:val="00722F57"/>
    <w:rsid w:val="007230D7"/>
    <w:rsid w:val="00723256"/>
    <w:rsid w:val="007269A5"/>
    <w:rsid w:val="00727044"/>
    <w:rsid w:val="0073043F"/>
    <w:rsid w:val="00730698"/>
    <w:rsid w:val="00730E9A"/>
    <w:rsid w:val="00731F8E"/>
    <w:rsid w:val="0073478E"/>
    <w:rsid w:val="00737011"/>
    <w:rsid w:val="007377D2"/>
    <w:rsid w:val="00740293"/>
    <w:rsid w:val="00741795"/>
    <w:rsid w:val="0074334B"/>
    <w:rsid w:val="00745029"/>
    <w:rsid w:val="00745767"/>
    <w:rsid w:val="0074723A"/>
    <w:rsid w:val="00747C4B"/>
    <w:rsid w:val="00751FD2"/>
    <w:rsid w:val="00752966"/>
    <w:rsid w:val="00755241"/>
    <w:rsid w:val="00755A10"/>
    <w:rsid w:val="00755A4F"/>
    <w:rsid w:val="00755F7E"/>
    <w:rsid w:val="00756F25"/>
    <w:rsid w:val="0076016D"/>
    <w:rsid w:val="007604DD"/>
    <w:rsid w:val="00760904"/>
    <w:rsid w:val="007613F7"/>
    <w:rsid w:val="0076383B"/>
    <w:rsid w:val="00763A72"/>
    <w:rsid w:val="0076418B"/>
    <w:rsid w:val="00764BA1"/>
    <w:rsid w:val="00764DDE"/>
    <w:rsid w:val="00770453"/>
    <w:rsid w:val="00770CED"/>
    <w:rsid w:val="00770F82"/>
    <w:rsid w:val="007718AE"/>
    <w:rsid w:val="00772442"/>
    <w:rsid w:val="00773917"/>
    <w:rsid w:val="0077512E"/>
    <w:rsid w:val="00775BFE"/>
    <w:rsid w:val="00775E10"/>
    <w:rsid w:val="00775EAF"/>
    <w:rsid w:val="00775EDB"/>
    <w:rsid w:val="007765DE"/>
    <w:rsid w:val="007776FC"/>
    <w:rsid w:val="00777E6F"/>
    <w:rsid w:val="00780125"/>
    <w:rsid w:val="00781594"/>
    <w:rsid w:val="00782352"/>
    <w:rsid w:val="00782FEB"/>
    <w:rsid w:val="00784785"/>
    <w:rsid w:val="00784CB4"/>
    <w:rsid w:val="00785E0B"/>
    <w:rsid w:val="0079087E"/>
    <w:rsid w:val="00790D82"/>
    <w:rsid w:val="007915C4"/>
    <w:rsid w:val="00791637"/>
    <w:rsid w:val="00791BF0"/>
    <w:rsid w:val="00792FD0"/>
    <w:rsid w:val="007935B4"/>
    <w:rsid w:val="007953B6"/>
    <w:rsid w:val="007962A2"/>
    <w:rsid w:val="0079657E"/>
    <w:rsid w:val="007A0CB0"/>
    <w:rsid w:val="007A14A9"/>
    <w:rsid w:val="007A29C6"/>
    <w:rsid w:val="007A2FE7"/>
    <w:rsid w:val="007A3E14"/>
    <w:rsid w:val="007A609E"/>
    <w:rsid w:val="007A64E8"/>
    <w:rsid w:val="007A6645"/>
    <w:rsid w:val="007B11C4"/>
    <w:rsid w:val="007B3720"/>
    <w:rsid w:val="007B3772"/>
    <w:rsid w:val="007B47C3"/>
    <w:rsid w:val="007B4D69"/>
    <w:rsid w:val="007B51C4"/>
    <w:rsid w:val="007B58A8"/>
    <w:rsid w:val="007B62EB"/>
    <w:rsid w:val="007B64A5"/>
    <w:rsid w:val="007B7128"/>
    <w:rsid w:val="007B724E"/>
    <w:rsid w:val="007B7886"/>
    <w:rsid w:val="007C0D5F"/>
    <w:rsid w:val="007C3AE7"/>
    <w:rsid w:val="007C3DF7"/>
    <w:rsid w:val="007C4DC0"/>
    <w:rsid w:val="007C4DE6"/>
    <w:rsid w:val="007C566B"/>
    <w:rsid w:val="007C6312"/>
    <w:rsid w:val="007C6D3F"/>
    <w:rsid w:val="007D1C80"/>
    <w:rsid w:val="007D3ED2"/>
    <w:rsid w:val="007D5C41"/>
    <w:rsid w:val="007D6C22"/>
    <w:rsid w:val="007D75C4"/>
    <w:rsid w:val="007D7F44"/>
    <w:rsid w:val="007E1B06"/>
    <w:rsid w:val="007E4541"/>
    <w:rsid w:val="007E48AB"/>
    <w:rsid w:val="007E4E6F"/>
    <w:rsid w:val="007E621E"/>
    <w:rsid w:val="007E628E"/>
    <w:rsid w:val="007E6602"/>
    <w:rsid w:val="007E7108"/>
    <w:rsid w:val="007E7E78"/>
    <w:rsid w:val="007F1255"/>
    <w:rsid w:val="007F131F"/>
    <w:rsid w:val="007F14CE"/>
    <w:rsid w:val="007F2075"/>
    <w:rsid w:val="007F57B3"/>
    <w:rsid w:val="007F66E7"/>
    <w:rsid w:val="007F7530"/>
    <w:rsid w:val="007F7BB5"/>
    <w:rsid w:val="00800640"/>
    <w:rsid w:val="00801280"/>
    <w:rsid w:val="008012B2"/>
    <w:rsid w:val="00801629"/>
    <w:rsid w:val="00804841"/>
    <w:rsid w:val="00804917"/>
    <w:rsid w:val="008051F7"/>
    <w:rsid w:val="00805EFD"/>
    <w:rsid w:val="0080652E"/>
    <w:rsid w:val="00806745"/>
    <w:rsid w:val="00807FC5"/>
    <w:rsid w:val="008109F7"/>
    <w:rsid w:val="008119C5"/>
    <w:rsid w:val="00811A91"/>
    <w:rsid w:val="00811F07"/>
    <w:rsid w:val="00814971"/>
    <w:rsid w:val="00814A2B"/>
    <w:rsid w:val="00814FE6"/>
    <w:rsid w:val="00816111"/>
    <w:rsid w:val="00816E37"/>
    <w:rsid w:val="008174E3"/>
    <w:rsid w:val="008204FD"/>
    <w:rsid w:val="0082053F"/>
    <w:rsid w:val="0082139F"/>
    <w:rsid w:val="00821C10"/>
    <w:rsid w:val="00822572"/>
    <w:rsid w:val="00824C67"/>
    <w:rsid w:val="00826974"/>
    <w:rsid w:val="00832835"/>
    <w:rsid w:val="008328F5"/>
    <w:rsid w:val="008329F3"/>
    <w:rsid w:val="008331A1"/>
    <w:rsid w:val="00833DFC"/>
    <w:rsid w:val="00833E23"/>
    <w:rsid w:val="008344DD"/>
    <w:rsid w:val="00834AC8"/>
    <w:rsid w:val="00834CEF"/>
    <w:rsid w:val="0083627C"/>
    <w:rsid w:val="00837A99"/>
    <w:rsid w:val="0084018F"/>
    <w:rsid w:val="00840794"/>
    <w:rsid w:val="00840EF9"/>
    <w:rsid w:val="008418BA"/>
    <w:rsid w:val="00843411"/>
    <w:rsid w:val="00844F2C"/>
    <w:rsid w:val="00845241"/>
    <w:rsid w:val="00845852"/>
    <w:rsid w:val="00846D97"/>
    <w:rsid w:val="0084725C"/>
    <w:rsid w:val="00847502"/>
    <w:rsid w:val="00847B55"/>
    <w:rsid w:val="0085038C"/>
    <w:rsid w:val="00850FB6"/>
    <w:rsid w:val="00852ACA"/>
    <w:rsid w:val="008535A1"/>
    <w:rsid w:val="00853600"/>
    <w:rsid w:val="00854CFB"/>
    <w:rsid w:val="00856F62"/>
    <w:rsid w:val="00856F9D"/>
    <w:rsid w:val="0085738B"/>
    <w:rsid w:val="008610D4"/>
    <w:rsid w:val="00861288"/>
    <w:rsid w:val="00861FCE"/>
    <w:rsid w:val="0086204D"/>
    <w:rsid w:val="0086216F"/>
    <w:rsid w:val="00862C3E"/>
    <w:rsid w:val="00862E55"/>
    <w:rsid w:val="00864092"/>
    <w:rsid w:val="00865084"/>
    <w:rsid w:val="00865770"/>
    <w:rsid w:val="008675FD"/>
    <w:rsid w:val="0087091A"/>
    <w:rsid w:val="008717E1"/>
    <w:rsid w:val="008724A5"/>
    <w:rsid w:val="00872810"/>
    <w:rsid w:val="008736D7"/>
    <w:rsid w:val="0087511E"/>
    <w:rsid w:val="00876604"/>
    <w:rsid w:val="008801A8"/>
    <w:rsid w:val="00880466"/>
    <w:rsid w:val="00880F8D"/>
    <w:rsid w:val="00882567"/>
    <w:rsid w:val="008831FE"/>
    <w:rsid w:val="0088562A"/>
    <w:rsid w:val="00885B7F"/>
    <w:rsid w:val="00887970"/>
    <w:rsid w:val="00890506"/>
    <w:rsid w:val="00890533"/>
    <w:rsid w:val="00891783"/>
    <w:rsid w:val="00893F7F"/>
    <w:rsid w:val="008949B3"/>
    <w:rsid w:val="00895B0F"/>
    <w:rsid w:val="00895F6D"/>
    <w:rsid w:val="008A090A"/>
    <w:rsid w:val="008A1CB0"/>
    <w:rsid w:val="008A316B"/>
    <w:rsid w:val="008A31D2"/>
    <w:rsid w:val="008A4953"/>
    <w:rsid w:val="008A5EFF"/>
    <w:rsid w:val="008A6EAC"/>
    <w:rsid w:val="008B00A5"/>
    <w:rsid w:val="008B1F13"/>
    <w:rsid w:val="008B2983"/>
    <w:rsid w:val="008B32D4"/>
    <w:rsid w:val="008B4CBC"/>
    <w:rsid w:val="008B51E2"/>
    <w:rsid w:val="008B6FCE"/>
    <w:rsid w:val="008C277D"/>
    <w:rsid w:val="008C39F6"/>
    <w:rsid w:val="008C39FF"/>
    <w:rsid w:val="008C45C4"/>
    <w:rsid w:val="008C6FB3"/>
    <w:rsid w:val="008C77FA"/>
    <w:rsid w:val="008C7ACA"/>
    <w:rsid w:val="008D17D7"/>
    <w:rsid w:val="008D1AC4"/>
    <w:rsid w:val="008D1FAA"/>
    <w:rsid w:val="008D1FAF"/>
    <w:rsid w:val="008D2C8C"/>
    <w:rsid w:val="008D4D2E"/>
    <w:rsid w:val="008D4DAD"/>
    <w:rsid w:val="008D6038"/>
    <w:rsid w:val="008D655A"/>
    <w:rsid w:val="008D6FFD"/>
    <w:rsid w:val="008D716C"/>
    <w:rsid w:val="008E1268"/>
    <w:rsid w:val="008E2FF1"/>
    <w:rsid w:val="008E301A"/>
    <w:rsid w:val="008E3D50"/>
    <w:rsid w:val="008E602B"/>
    <w:rsid w:val="008E60CC"/>
    <w:rsid w:val="008E6318"/>
    <w:rsid w:val="008E65D2"/>
    <w:rsid w:val="008E7E1F"/>
    <w:rsid w:val="008F1DA2"/>
    <w:rsid w:val="008F35CF"/>
    <w:rsid w:val="008F5277"/>
    <w:rsid w:val="008F52E8"/>
    <w:rsid w:val="008F62A0"/>
    <w:rsid w:val="008F66CA"/>
    <w:rsid w:val="008F6AD1"/>
    <w:rsid w:val="008F6EE4"/>
    <w:rsid w:val="008F7DF3"/>
    <w:rsid w:val="008F7FC2"/>
    <w:rsid w:val="00901907"/>
    <w:rsid w:val="00901ED8"/>
    <w:rsid w:val="009027FB"/>
    <w:rsid w:val="00902C6D"/>
    <w:rsid w:val="0090375B"/>
    <w:rsid w:val="00905207"/>
    <w:rsid w:val="00905E62"/>
    <w:rsid w:val="00905EFA"/>
    <w:rsid w:val="00906A7E"/>
    <w:rsid w:val="00906BB6"/>
    <w:rsid w:val="00910741"/>
    <w:rsid w:val="00910D01"/>
    <w:rsid w:val="0091141D"/>
    <w:rsid w:val="00911B18"/>
    <w:rsid w:val="00911E15"/>
    <w:rsid w:val="00913EDA"/>
    <w:rsid w:val="00914E48"/>
    <w:rsid w:val="00915EBA"/>
    <w:rsid w:val="00917ABF"/>
    <w:rsid w:val="00920336"/>
    <w:rsid w:val="009206D4"/>
    <w:rsid w:val="0092232D"/>
    <w:rsid w:val="00923305"/>
    <w:rsid w:val="00923631"/>
    <w:rsid w:val="0092383D"/>
    <w:rsid w:val="00923AB2"/>
    <w:rsid w:val="00923ACB"/>
    <w:rsid w:val="00923BCB"/>
    <w:rsid w:val="00924BEC"/>
    <w:rsid w:val="00924EF9"/>
    <w:rsid w:val="009265C6"/>
    <w:rsid w:val="00926AC7"/>
    <w:rsid w:val="00927887"/>
    <w:rsid w:val="00930AF3"/>
    <w:rsid w:val="00930DD9"/>
    <w:rsid w:val="00931215"/>
    <w:rsid w:val="00932F59"/>
    <w:rsid w:val="00934E59"/>
    <w:rsid w:val="00936FFD"/>
    <w:rsid w:val="009401B9"/>
    <w:rsid w:val="00940A1E"/>
    <w:rsid w:val="00943288"/>
    <w:rsid w:val="009432FC"/>
    <w:rsid w:val="00943C2D"/>
    <w:rsid w:val="00944360"/>
    <w:rsid w:val="00945F3A"/>
    <w:rsid w:val="00946276"/>
    <w:rsid w:val="0094664E"/>
    <w:rsid w:val="00946C5F"/>
    <w:rsid w:val="00947334"/>
    <w:rsid w:val="00947439"/>
    <w:rsid w:val="009506E9"/>
    <w:rsid w:val="009514E3"/>
    <w:rsid w:val="00951DB5"/>
    <w:rsid w:val="009540B4"/>
    <w:rsid w:val="009543DA"/>
    <w:rsid w:val="00954678"/>
    <w:rsid w:val="009555A9"/>
    <w:rsid w:val="00955BD2"/>
    <w:rsid w:val="0095688A"/>
    <w:rsid w:val="00956B0C"/>
    <w:rsid w:val="00957183"/>
    <w:rsid w:val="00957FB5"/>
    <w:rsid w:val="00960C1B"/>
    <w:rsid w:val="00961BD7"/>
    <w:rsid w:val="0096385C"/>
    <w:rsid w:val="00963B4A"/>
    <w:rsid w:val="009703EA"/>
    <w:rsid w:val="009705A4"/>
    <w:rsid w:val="00970B6B"/>
    <w:rsid w:val="00971EB2"/>
    <w:rsid w:val="00972AD2"/>
    <w:rsid w:val="009739A9"/>
    <w:rsid w:val="009742C1"/>
    <w:rsid w:val="00975CE6"/>
    <w:rsid w:val="00975DD8"/>
    <w:rsid w:val="0098054F"/>
    <w:rsid w:val="009811CF"/>
    <w:rsid w:val="00981FE6"/>
    <w:rsid w:val="009820F1"/>
    <w:rsid w:val="0098282B"/>
    <w:rsid w:val="00982B40"/>
    <w:rsid w:val="009839A1"/>
    <w:rsid w:val="00984669"/>
    <w:rsid w:val="00984BE7"/>
    <w:rsid w:val="0098554D"/>
    <w:rsid w:val="009868E8"/>
    <w:rsid w:val="00991943"/>
    <w:rsid w:val="0099629E"/>
    <w:rsid w:val="009965A0"/>
    <w:rsid w:val="00997805"/>
    <w:rsid w:val="009A05EB"/>
    <w:rsid w:val="009A253B"/>
    <w:rsid w:val="009A324D"/>
    <w:rsid w:val="009A6AF4"/>
    <w:rsid w:val="009B0EE2"/>
    <w:rsid w:val="009B36D4"/>
    <w:rsid w:val="009B3E07"/>
    <w:rsid w:val="009B475D"/>
    <w:rsid w:val="009B53C2"/>
    <w:rsid w:val="009B574D"/>
    <w:rsid w:val="009B62A8"/>
    <w:rsid w:val="009B7052"/>
    <w:rsid w:val="009C02CF"/>
    <w:rsid w:val="009C33C9"/>
    <w:rsid w:val="009C3569"/>
    <w:rsid w:val="009C45F0"/>
    <w:rsid w:val="009C4BCC"/>
    <w:rsid w:val="009C4F20"/>
    <w:rsid w:val="009C502A"/>
    <w:rsid w:val="009C55E7"/>
    <w:rsid w:val="009C6792"/>
    <w:rsid w:val="009C6F62"/>
    <w:rsid w:val="009D053D"/>
    <w:rsid w:val="009D3B98"/>
    <w:rsid w:val="009D50BA"/>
    <w:rsid w:val="009D5EE2"/>
    <w:rsid w:val="009D72F3"/>
    <w:rsid w:val="009D7399"/>
    <w:rsid w:val="009D7A4A"/>
    <w:rsid w:val="009E00C2"/>
    <w:rsid w:val="009E0900"/>
    <w:rsid w:val="009E4841"/>
    <w:rsid w:val="009E577E"/>
    <w:rsid w:val="009E6524"/>
    <w:rsid w:val="009E70AA"/>
    <w:rsid w:val="009E7B71"/>
    <w:rsid w:val="009E7C85"/>
    <w:rsid w:val="009E7D4C"/>
    <w:rsid w:val="009F0895"/>
    <w:rsid w:val="009F0D53"/>
    <w:rsid w:val="009F1206"/>
    <w:rsid w:val="009F2313"/>
    <w:rsid w:val="009F2C67"/>
    <w:rsid w:val="009F4BB6"/>
    <w:rsid w:val="009F5408"/>
    <w:rsid w:val="009F5C38"/>
    <w:rsid w:val="00A00B3E"/>
    <w:rsid w:val="00A01710"/>
    <w:rsid w:val="00A01B34"/>
    <w:rsid w:val="00A02196"/>
    <w:rsid w:val="00A02217"/>
    <w:rsid w:val="00A02DB1"/>
    <w:rsid w:val="00A03A37"/>
    <w:rsid w:val="00A048E2"/>
    <w:rsid w:val="00A0662D"/>
    <w:rsid w:val="00A07E84"/>
    <w:rsid w:val="00A10AF8"/>
    <w:rsid w:val="00A13249"/>
    <w:rsid w:val="00A13CB5"/>
    <w:rsid w:val="00A149E7"/>
    <w:rsid w:val="00A15728"/>
    <w:rsid w:val="00A159D7"/>
    <w:rsid w:val="00A15A5B"/>
    <w:rsid w:val="00A171D7"/>
    <w:rsid w:val="00A17F0C"/>
    <w:rsid w:val="00A212DE"/>
    <w:rsid w:val="00A24798"/>
    <w:rsid w:val="00A254BE"/>
    <w:rsid w:val="00A274DC"/>
    <w:rsid w:val="00A301BF"/>
    <w:rsid w:val="00A32C5A"/>
    <w:rsid w:val="00A33CC1"/>
    <w:rsid w:val="00A36CF2"/>
    <w:rsid w:val="00A37502"/>
    <w:rsid w:val="00A37731"/>
    <w:rsid w:val="00A404A0"/>
    <w:rsid w:val="00A407F6"/>
    <w:rsid w:val="00A41068"/>
    <w:rsid w:val="00A423AA"/>
    <w:rsid w:val="00A447A6"/>
    <w:rsid w:val="00A4611D"/>
    <w:rsid w:val="00A46450"/>
    <w:rsid w:val="00A46B93"/>
    <w:rsid w:val="00A47A8D"/>
    <w:rsid w:val="00A50FD2"/>
    <w:rsid w:val="00A51D62"/>
    <w:rsid w:val="00A51D8A"/>
    <w:rsid w:val="00A5246D"/>
    <w:rsid w:val="00A54D9F"/>
    <w:rsid w:val="00A55636"/>
    <w:rsid w:val="00A55C38"/>
    <w:rsid w:val="00A56B96"/>
    <w:rsid w:val="00A5794D"/>
    <w:rsid w:val="00A60675"/>
    <w:rsid w:val="00A6124D"/>
    <w:rsid w:val="00A61AAA"/>
    <w:rsid w:val="00A61B31"/>
    <w:rsid w:val="00A61ECF"/>
    <w:rsid w:val="00A627EB"/>
    <w:rsid w:val="00A628F2"/>
    <w:rsid w:val="00A62D74"/>
    <w:rsid w:val="00A64473"/>
    <w:rsid w:val="00A653AA"/>
    <w:rsid w:val="00A6637A"/>
    <w:rsid w:val="00A67FFD"/>
    <w:rsid w:val="00A70318"/>
    <w:rsid w:val="00A7082F"/>
    <w:rsid w:val="00A712FE"/>
    <w:rsid w:val="00A768D1"/>
    <w:rsid w:val="00A76A30"/>
    <w:rsid w:val="00A76FDE"/>
    <w:rsid w:val="00A7704E"/>
    <w:rsid w:val="00A77E36"/>
    <w:rsid w:val="00A80D64"/>
    <w:rsid w:val="00A820DF"/>
    <w:rsid w:val="00A8332F"/>
    <w:rsid w:val="00A8351E"/>
    <w:rsid w:val="00A8383F"/>
    <w:rsid w:val="00A84036"/>
    <w:rsid w:val="00A84621"/>
    <w:rsid w:val="00A86760"/>
    <w:rsid w:val="00A86826"/>
    <w:rsid w:val="00A87B17"/>
    <w:rsid w:val="00A910A7"/>
    <w:rsid w:val="00A9178D"/>
    <w:rsid w:val="00A91AEC"/>
    <w:rsid w:val="00A936B3"/>
    <w:rsid w:val="00A937A7"/>
    <w:rsid w:val="00A9418A"/>
    <w:rsid w:val="00A94E6F"/>
    <w:rsid w:val="00A95234"/>
    <w:rsid w:val="00A958C8"/>
    <w:rsid w:val="00A95956"/>
    <w:rsid w:val="00A959D7"/>
    <w:rsid w:val="00A96710"/>
    <w:rsid w:val="00A96A2E"/>
    <w:rsid w:val="00AA04DD"/>
    <w:rsid w:val="00AA1339"/>
    <w:rsid w:val="00AA1A9A"/>
    <w:rsid w:val="00AA2F79"/>
    <w:rsid w:val="00AA3AC9"/>
    <w:rsid w:val="00AA3D9F"/>
    <w:rsid w:val="00AA3F7D"/>
    <w:rsid w:val="00AA5086"/>
    <w:rsid w:val="00AA5425"/>
    <w:rsid w:val="00AA5A7F"/>
    <w:rsid w:val="00AB1A01"/>
    <w:rsid w:val="00AB34F8"/>
    <w:rsid w:val="00AB3724"/>
    <w:rsid w:val="00AC0BFA"/>
    <w:rsid w:val="00AC26F0"/>
    <w:rsid w:val="00AC3C7E"/>
    <w:rsid w:val="00AC4708"/>
    <w:rsid w:val="00AC526C"/>
    <w:rsid w:val="00AC5A66"/>
    <w:rsid w:val="00AC5D19"/>
    <w:rsid w:val="00AC5EBC"/>
    <w:rsid w:val="00AC693C"/>
    <w:rsid w:val="00AD0C08"/>
    <w:rsid w:val="00AD1881"/>
    <w:rsid w:val="00AD28F0"/>
    <w:rsid w:val="00AD36CB"/>
    <w:rsid w:val="00AD3846"/>
    <w:rsid w:val="00AD3B5F"/>
    <w:rsid w:val="00AD55F7"/>
    <w:rsid w:val="00AD568C"/>
    <w:rsid w:val="00AE05C0"/>
    <w:rsid w:val="00AE18AD"/>
    <w:rsid w:val="00AE2E90"/>
    <w:rsid w:val="00AE3478"/>
    <w:rsid w:val="00AE39A2"/>
    <w:rsid w:val="00AE4058"/>
    <w:rsid w:val="00AE4ECE"/>
    <w:rsid w:val="00AE526B"/>
    <w:rsid w:val="00AE5FA4"/>
    <w:rsid w:val="00AE614A"/>
    <w:rsid w:val="00AE700D"/>
    <w:rsid w:val="00AE7461"/>
    <w:rsid w:val="00AF23D5"/>
    <w:rsid w:val="00AF4145"/>
    <w:rsid w:val="00AF436A"/>
    <w:rsid w:val="00AF4C91"/>
    <w:rsid w:val="00AF53E7"/>
    <w:rsid w:val="00AF55F1"/>
    <w:rsid w:val="00AF7FB6"/>
    <w:rsid w:val="00B00334"/>
    <w:rsid w:val="00B00882"/>
    <w:rsid w:val="00B00C94"/>
    <w:rsid w:val="00B0128D"/>
    <w:rsid w:val="00B01F07"/>
    <w:rsid w:val="00B054C0"/>
    <w:rsid w:val="00B0720B"/>
    <w:rsid w:val="00B07F9B"/>
    <w:rsid w:val="00B11A79"/>
    <w:rsid w:val="00B11D8E"/>
    <w:rsid w:val="00B13274"/>
    <w:rsid w:val="00B150D2"/>
    <w:rsid w:val="00B15730"/>
    <w:rsid w:val="00B1612C"/>
    <w:rsid w:val="00B168BB"/>
    <w:rsid w:val="00B1752B"/>
    <w:rsid w:val="00B17659"/>
    <w:rsid w:val="00B21105"/>
    <w:rsid w:val="00B221F8"/>
    <w:rsid w:val="00B227E9"/>
    <w:rsid w:val="00B22B98"/>
    <w:rsid w:val="00B230F1"/>
    <w:rsid w:val="00B237FD"/>
    <w:rsid w:val="00B24BBE"/>
    <w:rsid w:val="00B2606B"/>
    <w:rsid w:val="00B2663B"/>
    <w:rsid w:val="00B270BA"/>
    <w:rsid w:val="00B30F58"/>
    <w:rsid w:val="00B31615"/>
    <w:rsid w:val="00B31BF4"/>
    <w:rsid w:val="00B33C8A"/>
    <w:rsid w:val="00B350C7"/>
    <w:rsid w:val="00B3585A"/>
    <w:rsid w:val="00B3634E"/>
    <w:rsid w:val="00B40BA3"/>
    <w:rsid w:val="00B40D7E"/>
    <w:rsid w:val="00B41150"/>
    <w:rsid w:val="00B419BB"/>
    <w:rsid w:val="00B42787"/>
    <w:rsid w:val="00B42D8E"/>
    <w:rsid w:val="00B4372A"/>
    <w:rsid w:val="00B43C85"/>
    <w:rsid w:val="00B44328"/>
    <w:rsid w:val="00B4522B"/>
    <w:rsid w:val="00B453DD"/>
    <w:rsid w:val="00B472E2"/>
    <w:rsid w:val="00B50471"/>
    <w:rsid w:val="00B50D14"/>
    <w:rsid w:val="00B51444"/>
    <w:rsid w:val="00B51A14"/>
    <w:rsid w:val="00B5341A"/>
    <w:rsid w:val="00B53FA5"/>
    <w:rsid w:val="00B540E9"/>
    <w:rsid w:val="00B5483F"/>
    <w:rsid w:val="00B548C2"/>
    <w:rsid w:val="00B54F48"/>
    <w:rsid w:val="00B5658A"/>
    <w:rsid w:val="00B57F81"/>
    <w:rsid w:val="00B62EFF"/>
    <w:rsid w:val="00B63406"/>
    <w:rsid w:val="00B6534F"/>
    <w:rsid w:val="00B65F80"/>
    <w:rsid w:val="00B67BFD"/>
    <w:rsid w:val="00B67FA5"/>
    <w:rsid w:val="00B74E5A"/>
    <w:rsid w:val="00B7588D"/>
    <w:rsid w:val="00B80B6F"/>
    <w:rsid w:val="00B817BE"/>
    <w:rsid w:val="00B8277C"/>
    <w:rsid w:val="00B833B9"/>
    <w:rsid w:val="00B83ED4"/>
    <w:rsid w:val="00B848D6"/>
    <w:rsid w:val="00B86201"/>
    <w:rsid w:val="00B934F7"/>
    <w:rsid w:val="00B94282"/>
    <w:rsid w:val="00B94BFD"/>
    <w:rsid w:val="00B956C5"/>
    <w:rsid w:val="00B95F7B"/>
    <w:rsid w:val="00B96B07"/>
    <w:rsid w:val="00B96E64"/>
    <w:rsid w:val="00B978C7"/>
    <w:rsid w:val="00BA133E"/>
    <w:rsid w:val="00BA2962"/>
    <w:rsid w:val="00BA51C4"/>
    <w:rsid w:val="00BA5360"/>
    <w:rsid w:val="00BA5AC0"/>
    <w:rsid w:val="00BA6296"/>
    <w:rsid w:val="00BA6E7E"/>
    <w:rsid w:val="00BB0269"/>
    <w:rsid w:val="00BB0C27"/>
    <w:rsid w:val="00BB123E"/>
    <w:rsid w:val="00BB241B"/>
    <w:rsid w:val="00BB2C6C"/>
    <w:rsid w:val="00BB2D39"/>
    <w:rsid w:val="00BB31CA"/>
    <w:rsid w:val="00BB3ACB"/>
    <w:rsid w:val="00BB3F41"/>
    <w:rsid w:val="00BB4F36"/>
    <w:rsid w:val="00BB577B"/>
    <w:rsid w:val="00BB60D2"/>
    <w:rsid w:val="00BB661F"/>
    <w:rsid w:val="00BC135C"/>
    <w:rsid w:val="00BC1B7F"/>
    <w:rsid w:val="00BC31DA"/>
    <w:rsid w:val="00BC373F"/>
    <w:rsid w:val="00BC49D2"/>
    <w:rsid w:val="00BC4CDB"/>
    <w:rsid w:val="00BC5960"/>
    <w:rsid w:val="00BC600E"/>
    <w:rsid w:val="00BC644B"/>
    <w:rsid w:val="00BC68FE"/>
    <w:rsid w:val="00BC6AD9"/>
    <w:rsid w:val="00BD03EE"/>
    <w:rsid w:val="00BD0A2E"/>
    <w:rsid w:val="00BD0D0F"/>
    <w:rsid w:val="00BD33A1"/>
    <w:rsid w:val="00BD36DB"/>
    <w:rsid w:val="00BD44FD"/>
    <w:rsid w:val="00BE03D5"/>
    <w:rsid w:val="00BE1BD7"/>
    <w:rsid w:val="00BE232E"/>
    <w:rsid w:val="00BE4875"/>
    <w:rsid w:val="00BE513E"/>
    <w:rsid w:val="00BE56A9"/>
    <w:rsid w:val="00BE58D1"/>
    <w:rsid w:val="00BE6A21"/>
    <w:rsid w:val="00BE6C20"/>
    <w:rsid w:val="00BE6FB2"/>
    <w:rsid w:val="00BE7A41"/>
    <w:rsid w:val="00BF02E9"/>
    <w:rsid w:val="00BF069D"/>
    <w:rsid w:val="00BF0750"/>
    <w:rsid w:val="00BF16BF"/>
    <w:rsid w:val="00BF1F9E"/>
    <w:rsid w:val="00BF361D"/>
    <w:rsid w:val="00BF4FD0"/>
    <w:rsid w:val="00BF56F9"/>
    <w:rsid w:val="00BF7742"/>
    <w:rsid w:val="00C00BCF"/>
    <w:rsid w:val="00C00E1E"/>
    <w:rsid w:val="00C014C5"/>
    <w:rsid w:val="00C02159"/>
    <w:rsid w:val="00C026C1"/>
    <w:rsid w:val="00C033B6"/>
    <w:rsid w:val="00C03B15"/>
    <w:rsid w:val="00C04423"/>
    <w:rsid w:val="00C0448D"/>
    <w:rsid w:val="00C07CAE"/>
    <w:rsid w:val="00C10723"/>
    <w:rsid w:val="00C110BE"/>
    <w:rsid w:val="00C11495"/>
    <w:rsid w:val="00C11E16"/>
    <w:rsid w:val="00C12390"/>
    <w:rsid w:val="00C1272E"/>
    <w:rsid w:val="00C12EDC"/>
    <w:rsid w:val="00C13668"/>
    <w:rsid w:val="00C136EC"/>
    <w:rsid w:val="00C15658"/>
    <w:rsid w:val="00C17694"/>
    <w:rsid w:val="00C2146B"/>
    <w:rsid w:val="00C21DFA"/>
    <w:rsid w:val="00C228B4"/>
    <w:rsid w:val="00C22AAC"/>
    <w:rsid w:val="00C246E1"/>
    <w:rsid w:val="00C2477B"/>
    <w:rsid w:val="00C25404"/>
    <w:rsid w:val="00C2718D"/>
    <w:rsid w:val="00C3099F"/>
    <w:rsid w:val="00C32FC9"/>
    <w:rsid w:val="00C330CD"/>
    <w:rsid w:val="00C33F3B"/>
    <w:rsid w:val="00C35457"/>
    <w:rsid w:val="00C36717"/>
    <w:rsid w:val="00C36867"/>
    <w:rsid w:val="00C3748C"/>
    <w:rsid w:val="00C40728"/>
    <w:rsid w:val="00C40AA3"/>
    <w:rsid w:val="00C41DAA"/>
    <w:rsid w:val="00C43172"/>
    <w:rsid w:val="00C43FA2"/>
    <w:rsid w:val="00C45107"/>
    <w:rsid w:val="00C45E3E"/>
    <w:rsid w:val="00C46392"/>
    <w:rsid w:val="00C51C89"/>
    <w:rsid w:val="00C52D7D"/>
    <w:rsid w:val="00C53C80"/>
    <w:rsid w:val="00C54162"/>
    <w:rsid w:val="00C553C0"/>
    <w:rsid w:val="00C558D2"/>
    <w:rsid w:val="00C56163"/>
    <w:rsid w:val="00C565D6"/>
    <w:rsid w:val="00C56C47"/>
    <w:rsid w:val="00C5760B"/>
    <w:rsid w:val="00C57A05"/>
    <w:rsid w:val="00C61E0C"/>
    <w:rsid w:val="00C6203C"/>
    <w:rsid w:val="00C633E8"/>
    <w:rsid w:val="00C63745"/>
    <w:rsid w:val="00C639A8"/>
    <w:rsid w:val="00C63C05"/>
    <w:rsid w:val="00C63E20"/>
    <w:rsid w:val="00C6465C"/>
    <w:rsid w:val="00C6488B"/>
    <w:rsid w:val="00C64BA6"/>
    <w:rsid w:val="00C64D16"/>
    <w:rsid w:val="00C65C51"/>
    <w:rsid w:val="00C668AA"/>
    <w:rsid w:val="00C66BE5"/>
    <w:rsid w:val="00C66F86"/>
    <w:rsid w:val="00C710FF"/>
    <w:rsid w:val="00C71432"/>
    <w:rsid w:val="00C72352"/>
    <w:rsid w:val="00C72698"/>
    <w:rsid w:val="00C73692"/>
    <w:rsid w:val="00C74DEC"/>
    <w:rsid w:val="00C75ADE"/>
    <w:rsid w:val="00C7696A"/>
    <w:rsid w:val="00C77BA8"/>
    <w:rsid w:val="00C77F8B"/>
    <w:rsid w:val="00C803C2"/>
    <w:rsid w:val="00C80608"/>
    <w:rsid w:val="00C80A06"/>
    <w:rsid w:val="00C83191"/>
    <w:rsid w:val="00C8688C"/>
    <w:rsid w:val="00C87E43"/>
    <w:rsid w:val="00C90053"/>
    <w:rsid w:val="00C93594"/>
    <w:rsid w:val="00C93C4C"/>
    <w:rsid w:val="00C94763"/>
    <w:rsid w:val="00C949AB"/>
    <w:rsid w:val="00C96781"/>
    <w:rsid w:val="00C972AC"/>
    <w:rsid w:val="00C97B40"/>
    <w:rsid w:val="00CA02C1"/>
    <w:rsid w:val="00CA1BD4"/>
    <w:rsid w:val="00CA28A4"/>
    <w:rsid w:val="00CA3235"/>
    <w:rsid w:val="00CA3B40"/>
    <w:rsid w:val="00CA3BF8"/>
    <w:rsid w:val="00CA66EE"/>
    <w:rsid w:val="00CB09DA"/>
    <w:rsid w:val="00CB0C30"/>
    <w:rsid w:val="00CB114B"/>
    <w:rsid w:val="00CB2969"/>
    <w:rsid w:val="00CB3C19"/>
    <w:rsid w:val="00CB4DA1"/>
    <w:rsid w:val="00CB5501"/>
    <w:rsid w:val="00CB5542"/>
    <w:rsid w:val="00CB72A1"/>
    <w:rsid w:val="00CC087A"/>
    <w:rsid w:val="00CC28BB"/>
    <w:rsid w:val="00CC28FE"/>
    <w:rsid w:val="00CC345B"/>
    <w:rsid w:val="00CC4B00"/>
    <w:rsid w:val="00CC5CC7"/>
    <w:rsid w:val="00CC5FD7"/>
    <w:rsid w:val="00CC7311"/>
    <w:rsid w:val="00CC7A5C"/>
    <w:rsid w:val="00CD09BC"/>
    <w:rsid w:val="00CD0D8B"/>
    <w:rsid w:val="00CD20A1"/>
    <w:rsid w:val="00CD2468"/>
    <w:rsid w:val="00CD35FB"/>
    <w:rsid w:val="00CD45F8"/>
    <w:rsid w:val="00CD53D2"/>
    <w:rsid w:val="00CD555C"/>
    <w:rsid w:val="00CD71B0"/>
    <w:rsid w:val="00CD7352"/>
    <w:rsid w:val="00CD7A07"/>
    <w:rsid w:val="00CE01C0"/>
    <w:rsid w:val="00CE0B1A"/>
    <w:rsid w:val="00CE17A1"/>
    <w:rsid w:val="00CE1B9E"/>
    <w:rsid w:val="00CE5077"/>
    <w:rsid w:val="00CE509B"/>
    <w:rsid w:val="00CE6150"/>
    <w:rsid w:val="00CE796D"/>
    <w:rsid w:val="00CF0BF1"/>
    <w:rsid w:val="00CF140A"/>
    <w:rsid w:val="00CF1DB3"/>
    <w:rsid w:val="00CF2A9D"/>
    <w:rsid w:val="00CF65FD"/>
    <w:rsid w:val="00CF6C21"/>
    <w:rsid w:val="00CF7EBD"/>
    <w:rsid w:val="00D000E7"/>
    <w:rsid w:val="00D00B37"/>
    <w:rsid w:val="00D01415"/>
    <w:rsid w:val="00D054F6"/>
    <w:rsid w:val="00D0576A"/>
    <w:rsid w:val="00D060EA"/>
    <w:rsid w:val="00D10A89"/>
    <w:rsid w:val="00D10FC4"/>
    <w:rsid w:val="00D117F9"/>
    <w:rsid w:val="00D1272C"/>
    <w:rsid w:val="00D14D40"/>
    <w:rsid w:val="00D15917"/>
    <w:rsid w:val="00D168FC"/>
    <w:rsid w:val="00D2178B"/>
    <w:rsid w:val="00D21823"/>
    <w:rsid w:val="00D2273E"/>
    <w:rsid w:val="00D22AC8"/>
    <w:rsid w:val="00D2553F"/>
    <w:rsid w:val="00D25C01"/>
    <w:rsid w:val="00D26D20"/>
    <w:rsid w:val="00D300EE"/>
    <w:rsid w:val="00D30424"/>
    <w:rsid w:val="00D3053A"/>
    <w:rsid w:val="00D3225B"/>
    <w:rsid w:val="00D3329A"/>
    <w:rsid w:val="00D33B3D"/>
    <w:rsid w:val="00D34468"/>
    <w:rsid w:val="00D355CD"/>
    <w:rsid w:val="00D35926"/>
    <w:rsid w:val="00D37BCE"/>
    <w:rsid w:val="00D37E97"/>
    <w:rsid w:val="00D40659"/>
    <w:rsid w:val="00D40E6A"/>
    <w:rsid w:val="00D40FDB"/>
    <w:rsid w:val="00D4156E"/>
    <w:rsid w:val="00D41FDE"/>
    <w:rsid w:val="00D4221B"/>
    <w:rsid w:val="00D42E3C"/>
    <w:rsid w:val="00D45D3D"/>
    <w:rsid w:val="00D500AB"/>
    <w:rsid w:val="00D5143B"/>
    <w:rsid w:val="00D524AB"/>
    <w:rsid w:val="00D5314C"/>
    <w:rsid w:val="00D5523F"/>
    <w:rsid w:val="00D5677A"/>
    <w:rsid w:val="00D57F2F"/>
    <w:rsid w:val="00D6020F"/>
    <w:rsid w:val="00D6179C"/>
    <w:rsid w:val="00D66746"/>
    <w:rsid w:val="00D670A5"/>
    <w:rsid w:val="00D718CF"/>
    <w:rsid w:val="00D71A40"/>
    <w:rsid w:val="00D73C26"/>
    <w:rsid w:val="00D7470A"/>
    <w:rsid w:val="00D74EA3"/>
    <w:rsid w:val="00D7557C"/>
    <w:rsid w:val="00D7732A"/>
    <w:rsid w:val="00D808B8"/>
    <w:rsid w:val="00D81265"/>
    <w:rsid w:val="00D83568"/>
    <w:rsid w:val="00D83CF6"/>
    <w:rsid w:val="00D8528C"/>
    <w:rsid w:val="00D859C9"/>
    <w:rsid w:val="00D871AB"/>
    <w:rsid w:val="00D87DB1"/>
    <w:rsid w:val="00D91860"/>
    <w:rsid w:val="00D91DAA"/>
    <w:rsid w:val="00D9235B"/>
    <w:rsid w:val="00D92905"/>
    <w:rsid w:val="00D9316D"/>
    <w:rsid w:val="00D947F5"/>
    <w:rsid w:val="00D96AA1"/>
    <w:rsid w:val="00D96B7A"/>
    <w:rsid w:val="00DA0752"/>
    <w:rsid w:val="00DA2C61"/>
    <w:rsid w:val="00DA30C0"/>
    <w:rsid w:val="00DA3583"/>
    <w:rsid w:val="00DA4943"/>
    <w:rsid w:val="00DA4D02"/>
    <w:rsid w:val="00DA5802"/>
    <w:rsid w:val="00DA66F6"/>
    <w:rsid w:val="00DA6A89"/>
    <w:rsid w:val="00DA6BA2"/>
    <w:rsid w:val="00DB06C8"/>
    <w:rsid w:val="00DB2723"/>
    <w:rsid w:val="00DB2BB3"/>
    <w:rsid w:val="00DB3BA4"/>
    <w:rsid w:val="00DB3F33"/>
    <w:rsid w:val="00DB3F95"/>
    <w:rsid w:val="00DB6332"/>
    <w:rsid w:val="00DB6A41"/>
    <w:rsid w:val="00DC03BC"/>
    <w:rsid w:val="00DC043E"/>
    <w:rsid w:val="00DC0E26"/>
    <w:rsid w:val="00DC3552"/>
    <w:rsid w:val="00DC379B"/>
    <w:rsid w:val="00DC3D7C"/>
    <w:rsid w:val="00DC45EB"/>
    <w:rsid w:val="00DC4EA6"/>
    <w:rsid w:val="00DC56A5"/>
    <w:rsid w:val="00DC5D18"/>
    <w:rsid w:val="00DC62F2"/>
    <w:rsid w:val="00DD0DA1"/>
    <w:rsid w:val="00DD1CF1"/>
    <w:rsid w:val="00DD26F9"/>
    <w:rsid w:val="00DD5077"/>
    <w:rsid w:val="00DD5434"/>
    <w:rsid w:val="00DD54D0"/>
    <w:rsid w:val="00DD5A62"/>
    <w:rsid w:val="00DE03E0"/>
    <w:rsid w:val="00DE0758"/>
    <w:rsid w:val="00DE1784"/>
    <w:rsid w:val="00DE2140"/>
    <w:rsid w:val="00DE2924"/>
    <w:rsid w:val="00DE2A18"/>
    <w:rsid w:val="00DE36B1"/>
    <w:rsid w:val="00DE3C67"/>
    <w:rsid w:val="00DE3E05"/>
    <w:rsid w:val="00DE4FA9"/>
    <w:rsid w:val="00DE5D83"/>
    <w:rsid w:val="00DE5F1D"/>
    <w:rsid w:val="00DE68E2"/>
    <w:rsid w:val="00DE787D"/>
    <w:rsid w:val="00DE7A03"/>
    <w:rsid w:val="00DE7F55"/>
    <w:rsid w:val="00DF1630"/>
    <w:rsid w:val="00DF1654"/>
    <w:rsid w:val="00DF174C"/>
    <w:rsid w:val="00DF3255"/>
    <w:rsid w:val="00DF432C"/>
    <w:rsid w:val="00DF43FA"/>
    <w:rsid w:val="00DF5FE5"/>
    <w:rsid w:val="00DF6AA9"/>
    <w:rsid w:val="00DF7C0C"/>
    <w:rsid w:val="00DF7D9D"/>
    <w:rsid w:val="00E01EBE"/>
    <w:rsid w:val="00E02557"/>
    <w:rsid w:val="00E0273E"/>
    <w:rsid w:val="00E02BDC"/>
    <w:rsid w:val="00E0350D"/>
    <w:rsid w:val="00E0387B"/>
    <w:rsid w:val="00E04D8A"/>
    <w:rsid w:val="00E04D8F"/>
    <w:rsid w:val="00E06C98"/>
    <w:rsid w:val="00E0777C"/>
    <w:rsid w:val="00E12FAA"/>
    <w:rsid w:val="00E13029"/>
    <w:rsid w:val="00E13229"/>
    <w:rsid w:val="00E13738"/>
    <w:rsid w:val="00E14E2E"/>
    <w:rsid w:val="00E156AE"/>
    <w:rsid w:val="00E16A8C"/>
    <w:rsid w:val="00E170A5"/>
    <w:rsid w:val="00E17CE6"/>
    <w:rsid w:val="00E201FE"/>
    <w:rsid w:val="00E20627"/>
    <w:rsid w:val="00E20DA9"/>
    <w:rsid w:val="00E20F52"/>
    <w:rsid w:val="00E21140"/>
    <w:rsid w:val="00E22914"/>
    <w:rsid w:val="00E25663"/>
    <w:rsid w:val="00E30290"/>
    <w:rsid w:val="00E304B0"/>
    <w:rsid w:val="00E3330C"/>
    <w:rsid w:val="00E3350F"/>
    <w:rsid w:val="00E33765"/>
    <w:rsid w:val="00E33B14"/>
    <w:rsid w:val="00E33E06"/>
    <w:rsid w:val="00E34F1D"/>
    <w:rsid w:val="00E40719"/>
    <w:rsid w:val="00E41186"/>
    <w:rsid w:val="00E4139B"/>
    <w:rsid w:val="00E42725"/>
    <w:rsid w:val="00E4312E"/>
    <w:rsid w:val="00E432D9"/>
    <w:rsid w:val="00E4341A"/>
    <w:rsid w:val="00E45276"/>
    <w:rsid w:val="00E500FD"/>
    <w:rsid w:val="00E52A2C"/>
    <w:rsid w:val="00E52A75"/>
    <w:rsid w:val="00E52CD3"/>
    <w:rsid w:val="00E53A48"/>
    <w:rsid w:val="00E55E4C"/>
    <w:rsid w:val="00E56201"/>
    <w:rsid w:val="00E579F6"/>
    <w:rsid w:val="00E60279"/>
    <w:rsid w:val="00E60B65"/>
    <w:rsid w:val="00E62355"/>
    <w:rsid w:val="00E631A0"/>
    <w:rsid w:val="00E64B07"/>
    <w:rsid w:val="00E64DCB"/>
    <w:rsid w:val="00E65848"/>
    <w:rsid w:val="00E66457"/>
    <w:rsid w:val="00E66DFC"/>
    <w:rsid w:val="00E67963"/>
    <w:rsid w:val="00E70A7B"/>
    <w:rsid w:val="00E71647"/>
    <w:rsid w:val="00E71670"/>
    <w:rsid w:val="00E72017"/>
    <w:rsid w:val="00E72C2D"/>
    <w:rsid w:val="00E73D12"/>
    <w:rsid w:val="00E76E78"/>
    <w:rsid w:val="00E80127"/>
    <w:rsid w:val="00E8106F"/>
    <w:rsid w:val="00E82F08"/>
    <w:rsid w:val="00E8371B"/>
    <w:rsid w:val="00E8395E"/>
    <w:rsid w:val="00E84DC4"/>
    <w:rsid w:val="00E85079"/>
    <w:rsid w:val="00E851F1"/>
    <w:rsid w:val="00E908CA"/>
    <w:rsid w:val="00E9600A"/>
    <w:rsid w:val="00E96B0A"/>
    <w:rsid w:val="00E97ABA"/>
    <w:rsid w:val="00EA0176"/>
    <w:rsid w:val="00EA145D"/>
    <w:rsid w:val="00EA1A12"/>
    <w:rsid w:val="00EA1E51"/>
    <w:rsid w:val="00EA24F5"/>
    <w:rsid w:val="00EA4FC3"/>
    <w:rsid w:val="00EA565A"/>
    <w:rsid w:val="00EA5CDC"/>
    <w:rsid w:val="00EB065D"/>
    <w:rsid w:val="00EB31B5"/>
    <w:rsid w:val="00EB3EE5"/>
    <w:rsid w:val="00EB40D1"/>
    <w:rsid w:val="00EB7FA8"/>
    <w:rsid w:val="00EC3A16"/>
    <w:rsid w:val="00EC44A3"/>
    <w:rsid w:val="00EC6858"/>
    <w:rsid w:val="00EC6C1E"/>
    <w:rsid w:val="00EC6DE2"/>
    <w:rsid w:val="00EC7345"/>
    <w:rsid w:val="00EC7AC6"/>
    <w:rsid w:val="00EC7F21"/>
    <w:rsid w:val="00ED0195"/>
    <w:rsid w:val="00ED07B9"/>
    <w:rsid w:val="00ED15EF"/>
    <w:rsid w:val="00ED1C93"/>
    <w:rsid w:val="00ED30DD"/>
    <w:rsid w:val="00ED378A"/>
    <w:rsid w:val="00ED466C"/>
    <w:rsid w:val="00ED4CEA"/>
    <w:rsid w:val="00ED787E"/>
    <w:rsid w:val="00EE0569"/>
    <w:rsid w:val="00EE136F"/>
    <w:rsid w:val="00EE2241"/>
    <w:rsid w:val="00EE43A1"/>
    <w:rsid w:val="00EE511C"/>
    <w:rsid w:val="00EE67E2"/>
    <w:rsid w:val="00EF0BD7"/>
    <w:rsid w:val="00EF17E7"/>
    <w:rsid w:val="00EF23BD"/>
    <w:rsid w:val="00EF2C48"/>
    <w:rsid w:val="00EF6155"/>
    <w:rsid w:val="00F00DAA"/>
    <w:rsid w:val="00F022C3"/>
    <w:rsid w:val="00F02E1C"/>
    <w:rsid w:val="00F03B6D"/>
    <w:rsid w:val="00F045F7"/>
    <w:rsid w:val="00F046C4"/>
    <w:rsid w:val="00F05CD9"/>
    <w:rsid w:val="00F10B43"/>
    <w:rsid w:val="00F114F8"/>
    <w:rsid w:val="00F12D46"/>
    <w:rsid w:val="00F1352B"/>
    <w:rsid w:val="00F1547F"/>
    <w:rsid w:val="00F16CA8"/>
    <w:rsid w:val="00F17C81"/>
    <w:rsid w:val="00F204FB"/>
    <w:rsid w:val="00F2077A"/>
    <w:rsid w:val="00F20EDB"/>
    <w:rsid w:val="00F230AC"/>
    <w:rsid w:val="00F232CF"/>
    <w:rsid w:val="00F23B19"/>
    <w:rsid w:val="00F25927"/>
    <w:rsid w:val="00F25D5E"/>
    <w:rsid w:val="00F26B35"/>
    <w:rsid w:val="00F27980"/>
    <w:rsid w:val="00F34B80"/>
    <w:rsid w:val="00F36F69"/>
    <w:rsid w:val="00F426FE"/>
    <w:rsid w:val="00F438CD"/>
    <w:rsid w:val="00F468FD"/>
    <w:rsid w:val="00F473A2"/>
    <w:rsid w:val="00F4746E"/>
    <w:rsid w:val="00F47514"/>
    <w:rsid w:val="00F47685"/>
    <w:rsid w:val="00F5030E"/>
    <w:rsid w:val="00F525E7"/>
    <w:rsid w:val="00F52F6D"/>
    <w:rsid w:val="00F5438C"/>
    <w:rsid w:val="00F5448A"/>
    <w:rsid w:val="00F548A0"/>
    <w:rsid w:val="00F56B43"/>
    <w:rsid w:val="00F5760F"/>
    <w:rsid w:val="00F60F68"/>
    <w:rsid w:val="00F63A34"/>
    <w:rsid w:val="00F63AAD"/>
    <w:rsid w:val="00F65163"/>
    <w:rsid w:val="00F6525C"/>
    <w:rsid w:val="00F66542"/>
    <w:rsid w:val="00F6713D"/>
    <w:rsid w:val="00F673E2"/>
    <w:rsid w:val="00F67FF9"/>
    <w:rsid w:val="00F705B5"/>
    <w:rsid w:val="00F7111B"/>
    <w:rsid w:val="00F7268E"/>
    <w:rsid w:val="00F7302D"/>
    <w:rsid w:val="00F73709"/>
    <w:rsid w:val="00F73D5C"/>
    <w:rsid w:val="00F74612"/>
    <w:rsid w:val="00F750A4"/>
    <w:rsid w:val="00F750FD"/>
    <w:rsid w:val="00F753E0"/>
    <w:rsid w:val="00F76CCF"/>
    <w:rsid w:val="00F7758D"/>
    <w:rsid w:val="00F77F5A"/>
    <w:rsid w:val="00F815A9"/>
    <w:rsid w:val="00F81D16"/>
    <w:rsid w:val="00F834DF"/>
    <w:rsid w:val="00F83E28"/>
    <w:rsid w:val="00F84F19"/>
    <w:rsid w:val="00F85172"/>
    <w:rsid w:val="00F86F07"/>
    <w:rsid w:val="00F86F88"/>
    <w:rsid w:val="00F87896"/>
    <w:rsid w:val="00F90F48"/>
    <w:rsid w:val="00F92B50"/>
    <w:rsid w:val="00F9463D"/>
    <w:rsid w:val="00F947FC"/>
    <w:rsid w:val="00F9514D"/>
    <w:rsid w:val="00F95794"/>
    <w:rsid w:val="00F95830"/>
    <w:rsid w:val="00F95FC4"/>
    <w:rsid w:val="00FA01B7"/>
    <w:rsid w:val="00FA04A7"/>
    <w:rsid w:val="00FA1BED"/>
    <w:rsid w:val="00FA3D96"/>
    <w:rsid w:val="00FA43C8"/>
    <w:rsid w:val="00FA517A"/>
    <w:rsid w:val="00FB06F7"/>
    <w:rsid w:val="00FB11DF"/>
    <w:rsid w:val="00FB168D"/>
    <w:rsid w:val="00FB1A8E"/>
    <w:rsid w:val="00FB2560"/>
    <w:rsid w:val="00FB2D4F"/>
    <w:rsid w:val="00FB3AA2"/>
    <w:rsid w:val="00FB3DB0"/>
    <w:rsid w:val="00FB4E73"/>
    <w:rsid w:val="00FB5F7A"/>
    <w:rsid w:val="00FB6B62"/>
    <w:rsid w:val="00FB722A"/>
    <w:rsid w:val="00FB7804"/>
    <w:rsid w:val="00FB7A3C"/>
    <w:rsid w:val="00FC11AA"/>
    <w:rsid w:val="00FC1A02"/>
    <w:rsid w:val="00FC2B2F"/>
    <w:rsid w:val="00FC4919"/>
    <w:rsid w:val="00FC6401"/>
    <w:rsid w:val="00FC7380"/>
    <w:rsid w:val="00FC766E"/>
    <w:rsid w:val="00FC77AE"/>
    <w:rsid w:val="00FC79C3"/>
    <w:rsid w:val="00FD0B73"/>
    <w:rsid w:val="00FD1F5A"/>
    <w:rsid w:val="00FD3E28"/>
    <w:rsid w:val="00FD436D"/>
    <w:rsid w:val="00FD4B1E"/>
    <w:rsid w:val="00FD4D1B"/>
    <w:rsid w:val="00FD59E7"/>
    <w:rsid w:val="00FD624E"/>
    <w:rsid w:val="00FD6E64"/>
    <w:rsid w:val="00FD75F6"/>
    <w:rsid w:val="00FD7CAB"/>
    <w:rsid w:val="00FE090B"/>
    <w:rsid w:val="00FE1444"/>
    <w:rsid w:val="00FE1E5C"/>
    <w:rsid w:val="00FE2DD3"/>
    <w:rsid w:val="00FE3C64"/>
    <w:rsid w:val="00FE3D8D"/>
    <w:rsid w:val="00FE5C4A"/>
    <w:rsid w:val="00FE7597"/>
    <w:rsid w:val="00FE7CA9"/>
    <w:rsid w:val="00FF0324"/>
    <w:rsid w:val="00FF3264"/>
    <w:rsid w:val="00FF34BD"/>
    <w:rsid w:val="00FF50E4"/>
    <w:rsid w:val="00FF6630"/>
    <w:rsid w:val="00FF7190"/>
    <w:rsid w:val="00FF7467"/>
    <w:rsid w:val="00FF7583"/>
    <w:rsid w:val="00FF7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0542A4"/>
  <w15:docId w15:val="{99B6C46C-E6DD-4E87-A078-25037E3E2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unhideWhenUsed="1" w:qFormat="1"/>
    <w:lsdException w:name="heading 8" w:locked="1" w:unhideWhenUsed="1" w:qFormat="1"/>
    <w:lsdException w:name="heading 9" w:locked="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39"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388"/>
    <w:pPr>
      <w:spacing w:after="120"/>
    </w:pPr>
    <w:rPr>
      <w:rFonts w:asciiTheme="minorHAnsi" w:hAnsiTheme="minorHAnsi"/>
      <w:szCs w:val="24"/>
    </w:rPr>
  </w:style>
  <w:style w:type="paragraph" w:styleId="Heading1">
    <w:name w:val="heading 1"/>
    <w:basedOn w:val="Subtitle"/>
    <w:next w:val="Normal"/>
    <w:link w:val="Heading1Char"/>
    <w:autoRedefine/>
    <w:uiPriority w:val="99"/>
    <w:qFormat/>
    <w:rsid w:val="00F87896"/>
    <w:pPr>
      <w:numPr>
        <w:numId w:val="20"/>
      </w:numPr>
      <w:spacing w:before="1000"/>
      <w:ind w:firstLine="180"/>
      <w:jc w:val="left"/>
      <w:outlineLvl w:val="0"/>
    </w:pPr>
    <w:rPr>
      <w:noProof/>
      <w:spacing w:val="0"/>
      <w:sz w:val="30"/>
      <w:szCs w:val="30"/>
      <w14:shadow w14:blurRad="50800" w14:dist="38100" w14:dir="2700000" w14:sx="100000" w14:sy="100000" w14:kx="0" w14:ky="0" w14:algn="tl">
        <w14:srgbClr w14:val="000000">
          <w14:alpha w14:val="60000"/>
        </w14:srgbClr>
      </w14:shadow>
    </w:rPr>
  </w:style>
  <w:style w:type="paragraph" w:styleId="Heading2">
    <w:name w:val="heading 2"/>
    <w:basedOn w:val="Heading1"/>
    <w:next w:val="Normal"/>
    <w:link w:val="Heading2Char"/>
    <w:autoRedefine/>
    <w:uiPriority w:val="99"/>
    <w:qFormat/>
    <w:rsid w:val="003971CD"/>
    <w:pPr>
      <w:numPr>
        <w:ilvl w:val="1"/>
      </w:numPr>
      <w:shd w:val="clear" w:color="auto" w:fill="C6D9F1" w:themeFill="text2" w:themeFillTint="33"/>
      <w:spacing w:before="0" w:after="240"/>
      <w:outlineLvl w:val="1"/>
    </w:pPr>
    <w:rPr>
      <w:color w:val="000000" w:themeColor="text1"/>
      <w:spacing w:val="30"/>
      <w:sz w:val="24"/>
      <w:szCs w:val="22"/>
    </w:rPr>
  </w:style>
  <w:style w:type="paragraph" w:styleId="Heading3">
    <w:name w:val="heading 3"/>
    <w:next w:val="Normal"/>
    <w:link w:val="Heading3Char"/>
    <w:autoRedefine/>
    <w:uiPriority w:val="99"/>
    <w:qFormat/>
    <w:rsid w:val="00792FD0"/>
    <w:pPr>
      <w:numPr>
        <w:ilvl w:val="2"/>
        <w:numId w:val="20"/>
      </w:numPr>
      <w:spacing w:before="480" w:after="240"/>
      <w:outlineLvl w:val="2"/>
    </w:pPr>
    <w:rPr>
      <w:rFonts w:ascii="Calibri" w:hAnsi="Calibri" w:cstheme="minorHAnsi"/>
      <w:b/>
      <w:bCs/>
      <w:color w:val="0D0D0D" w:themeColor="text1" w:themeTint="F2"/>
      <w:spacing w:val="20"/>
      <w:szCs w:val="24"/>
      <w:u w:val="single"/>
    </w:rPr>
  </w:style>
  <w:style w:type="paragraph" w:styleId="Heading4">
    <w:name w:val="heading 4"/>
    <w:basedOn w:val="Normal"/>
    <w:next w:val="Normal"/>
    <w:link w:val="Heading4Char"/>
    <w:autoRedefine/>
    <w:uiPriority w:val="99"/>
    <w:qFormat/>
    <w:rsid w:val="000623BD"/>
    <w:pPr>
      <w:numPr>
        <w:ilvl w:val="3"/>
        <w:numId w:val="20"/>
      </w:numPr>
      <w:tabs>
        <w:tab w:val="left" w:pos="0"/>
      </w:tabs>
      <w:outlineLvl w:val="3"/>
    </w:pPr>
    <w:rPr>
      <w:rFonts w:ascii="Calibri" w:hAnsi="Calibri" w:cs="Arial"/>
      <w:sz w:val="20"/>
    </w:rPr>
  </w:style>
  <w:style w:type="paragraph" w:styleId="Heading5">
    <w:name w:val="heading 5"/>
    <w:basedOn w:val="Normal"/>
    <w:next w:val="Normal"/>
    <w:link w:val="Heading5Char"/>
    <w:uiPriority w:val="99"/>
    <w:qFormat/>
    <w:rsid w:val="003B7891"/>
    <w:pPr>
      <w:numPr>
        <w:ilvl w:val="4"/>
        <w:numId w:val="20"/>
      </w:numPr>
      <w:spacing w:before="240" w:after="60"/>
      <w:outlineLvl w:val="4"/>
    </w:pPr>
    <w:rPr>
      <w:b/>
      <w:bCs/>
      <w:i/>
      <w:iCs/>
      <w:sz w:val="26"/>
      <w:szCs w:val="26"/>
      <w:lang w:val="en-GB"/>
    </w:rPr>
  </w:style>
  <w:style w:type="paragraph" w:styleId="Heading6">
    <w:name w:val="heading 6"/>
    <w:basedOn w:val="Normal"/>
    <w:next w:val="Normal"/>
    <w:link w:val="Heading6Char"/>
    <w:uiPriority w:val="99"/>
    <w:qFormat/>
    <w:rsid w:val="003B7891"/>
    <w:pPr>
      <w:numPr>
        <w:ilvl w:val="5"/>
        <w:numId w:val="20"/>
      </w:numPr>
      <w:spacing w:before="240" w:after="60"/>
      <w:outlineLvl w:val="5"/>
    </w:pPr>
    <w:rPr>
      <w:b/>
      <w:bCs/>
      <w:szCs w:val="22"/>
    </w:rPr>
  </w:style>
  <w:style w:type="paragraph" w:styleId="Heading7">
    <w:name w:val="heading 7"/>
    <w:basedOn w:val="Normal"/>
    <w:next w:val="Normal"/>
    <w:link w:val="Heading7Char"/>
    <w:uiPriority w:val="99"/>
    <w:qFormat/>
    <w:rsid w:val="003B7891"/>
    <w:pPr>
      <w:numPr>
        <w:ilvl w:val="6"/>
        <w:numId w:val="20"/>
      </w:numPr>
      <w:spacing w:before="240" w:after="60"/>
      <w:outlineLvl w:val="6"/>
    </w:pPr>
  </w:style>
  <w:style w:type="paragraph" w:styleId="Heading8">
    <w:name w:val="heading 8"/>
    <w:basedOn w:val="Normal"/>
    <w:next w:val="Normal"/>
    <w:link w:val="Heading8Char"/>
    <w:uiPriority w:val="99"/>
    <w:qFormat/>
    <w:rsid w:val="003B7891"/>
    <w:pPr>
      <w:numPr>
        <w:ilvl w:val="7"/>
        <w:numId w:val="20"/>
      </w:numPr>
      <w:spacing w:before="240" w:after="60"/>
      <w:outlineLvl w:val="7"/>
    </w:pPr>
    <w:rPr>
      <w:i/>
      <w:iCs/>
    </w:rPr>
  </w:style>
  <w:style w:type="paragraph" w:styleId="Heading9">
    <w:name w:val="heading 9"/>
    <w:basedOn w:val="Normal"/>
    <w:next w:val="Normal"/>
    <w:link w:val="Heading9Char"/>
    <w:uiPriority w:val="99"/>
    <w:qFormat/>
    <w:rsid w:val="003B7891"/>
    <w:pPr>
      <w:keepNext/>
      <w:numPr>
        <w:ilvl w:val="8"/>
        <w:numId w:val="20"/>
      </w:numPr>
      <w:jc w:val="center"/>
      <w:outlineLvl w:val="8"/>
    </w:pPr>
    <w:rPr>
      <w:rFonts w:ascii="Arial" w:hAnsi="Arial" w:cs="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87896"/>
    <w:rPr>
      <w:rFonts w:asciiTheme="minorHAnsi" w:hAnsiTheme="minorHAnsi"/>
      <w:b/>
      <w:bCs/>
      <w:caps/>
      <w:noProof/>
      <w:color w:val="1F497D" w:themeColor="text2"/>
      <w:sz w:val="30"/>
      <w:szCs w:val="30"/>
      <w14:shadow w14:blurRad="50800" w14:dist="38100" w14:dir="2700000" w14:sx="100000" w14:sy="100000" w14:kx="0" w14:ky="0" w14:algn="tl">
        <w14:srgbClr w14:val="000000">
          <w14:alpha w14:val="60000"/>
        </w14:srgbClr>
      </w14:shadow>
    </w:rPr>
  </w:style>
  <w:style w:type="character" w:customStyle="1" w:styleId="Heading2Char">
    <w:name w:val="Heading 2 Char"/>
    <w:basedOn w:val="DefaultParagraphFont"/>
    <w:link w:val="Heading2"/>
    <w:uiPriority w:val="99"/>
    <w:locked/>
    <w:rsid w:val="003971CD"/>
    <w:rPr>
      <w:rFonts w:asciiTheme="minorHAnsi" w:hAnsiTheme="minorHAnsi"/>
      <w:b/>
      <w:bCs/>
      <w:caps/>
      <w:color w:val="000000" w:themeColor="text1"/>
      <w:spacing w:val="30"/>
      <w:sz w:val="24"/>
      <w:shd w:val="clear" w:color="auto" w:fill="C6D9F1" w:themeFill="text2" w:themeFillTint="33"/>
      <w14:shadow w14:blurRad="50800" w14:dist="38100" w14:dir="2700000" w14:sx="100000" w14:sy="100000" w14:kx="0" w14:ky="0" w14:algn="tl">
        <w14:srgbClr w14:val="000000">
          <w14:alpha w14:val="60000"/>
        </w14:srgbClr>
      </w14:shadow>
    </w:rPr>
  </w:style>
  <w:style w:type="character" w:customStyle="1" w:styleId="Heading3Char">
    <w:name w:val="Heading 3 Char"/>
    <w:basedOn w:val="DefaultParagraphFont"/>
    <w:link w:val="Heading3"/>
    <w:uiPriority w:val="99"/>
    <w:locked/>
    <w:rsid w:val="00792FD0"/>
    <w:rPr>
      <w:rFonts w:ascii="Calibri" w:hAnsi="Calibri" w:cstheme="minorHAnsi"/>
      <w:b/>
      <w:bCs/>
      <w:color w:val="0D0D0D" w:themeColor="text1" w:themeTint="F2"/>
      <w:spacing w:val="20"/>
      <w:szCs w:val="24"/>
      <w:u w:val="single"/>
    </w:rPr>
  </w:style>
  <w:style w:type="character" w:customStyle="1" w:styleId="Heading4Char">
    <w:name w:val="Heading 4 Char"/>
    <w:basedOn w:val="DefaultParagraphFont"/>
    <w:link w:val="Heading4"/>
    <w:uiPriority w:val="99"/>
    <w:locked/>
    <w:rsid w:val="000623BD"/>
    <w:rPr>
      <w:rFonts w:ascii="Calibri" w:hAnsi="Calibri" w:cs="Arial"/>
      <w:sz w:val="20"/>
      <w:szCs w:val="24"/>
    </w:rPr>
  </w:style>
  <w:style w:type="character" w:customStyle="1" w:styleId="Heading5Char">
    <w:name w:val="Heading 5 Char"/>
    <w:basedOn w:val="DefaultParagraphFont"/>
    <w:link w:val="Heading5"/>
    <w:uiPriority w:val="99"/>
    <w:locked/>
    <w:rsid w:val="00947334"/>
    <w:rPr>
      <w:rFonts w:asciiTheme="minorHAnsi" w:hAnsiTheme="minorHAnsi"/>
      <w:b/>
      <w:bCs/>
      <w:i/>
      <w:iCs/>
      <w:sz w:val="26"/>
      <w:szCs w:val="26"/>
      <w:lang w:val="en-GB"/>
    </w:rPr>
  </w:style>
  <w:style w:type="character" w:customStyle="1" w:styleId="Heading6Char">
    <w:name w:val="Heading 6 Char"/>
    <w:basedOn w:val="DefaultParagraphFont"/>
    <w:link w:val="Heading6"/>
    <w:uiPriority w:val="99"/>
    <w:locked/>
    <w:rsid w:val="00947334"/>
    <w:rPr>
      <w:rFonts w:asciiTheme="minorHAnsi" w:hAnsiTheme="minorHAnsi"/>
      <w:b/>
      <w:bCs/>
    </w:rPr>
  </w:style>
  <w:style w:type="character" w:customStyle="1" w:styleId="Heading7Char">
    <w:name w:val="Heading 7 Char"/>
    <w:basedOn w:val="DefaultParagraphFont"/>
    <w:link w:val="Heading7"/>
    <w:uiPriority w:val="99"/>
    <w:locked/>
    <w:rsid w:val="00947334"/>
    <w:rPr>
      <w:rFonts w:asciiTheme="minorHAnsi" w:hAnsiTheme="minorHAnsi"/>
      <w:szCs w:val="24"/>
    </w:rPr>
  </w:style>
  <w:style w:type="character" w:customStyle="1" w:styleId="Heading8Char">
    <w:name w:val="Heading 8 Char"/>
    <w:basedOn w:val="DefaultParagraphFont"/>
    <w:link w:val="Heading8"/>
    <w:uiPriority w:val="99"/>
    <w:locked/>
    <w:rsid w:val="00947334"/>
    <w:rPr>
      <w:rFonts w:asciiTheme="minorHAnsi" w:hAnsiTheme="minorHAnsi"/>
      <w:i/>
      <w:iCs/>
      <w:szCs w:val="24"/>
    </w:rPr>
  </w:style>
  <w:style w:type="character" w:customStyle="1" w:styleId="Heading9Char">
    <w:name w:val="Heading 9 Char"/>
    <w:basedOn w:val="DefaultParagraphFont"/>
    <w:link w:val="Heading9"/>
    <w:uiPriority w:val="99"/>
    <w:locked/>
    <w:rsid w:val="00947334"/>
    <w:rPr>
      <w:rFonts w:ascii="Arial" w:hAnsi="Arial" w:cs="Arial"/>
      <w:b/>
      <w:bCs/>
      <w:i/>
      <w:iCs/>
      <w:szCs w:val="24"/>
    </w:rPr>
  </w:style>
  <w:style w:type="paragraph" w:styleId="NormalWeb">
    <w:name w:val="Normal (Web)"/>
    <w:basedOn w:val="Normal"/>
    <w:uiPriority w:val="99"/>
    <w:rsid w:val="003B7891"/>
    <w:pPr>
      <w:spacing w:before="100" w:beforeAutospacing="1" w:after="100" w:afterAutospacing="1"/>
    </w:pPr>
    <w:rPr>
      <w:rFonts w:ascii="Arial Unicode MS" w:hAnsi="Arial Unicode MS" w:cs="Arial Unicode MS"/>
    </w:rPr>
  </w:style>
  <w:style w:type="paragraph" w:styleId="Header">
    <w:name w:val="header"/>
    <w:basedOn w:val="Normal"/>
    <w:link w:val="HeaderChar"/>
    <w:uiPriority w:val="99"/>
    <w:rsid w:val="00A13CB5"/>
    <w:pPr>
      <w:tabs>
        <w:tab w:val="center" w:pos="4320"/>
        <w:tab w:val="right" w:pos="8640"/>
      </w:tabs>
    </w:pPr>
  </w:style>
  <w:style w:type="character" w:customStyle="1" w:styleId="HeaderChar">
    <w:name w:val="Header Char"/>
    <w:basedOn w:val="DefaultParagraphFont"/>
    <w:link w:val="Header"/>
    <w:uiPriority w:val="99"/>
    <w:locked/>
    <w:rsid w:val="00A13CB5"/>
    <w:rPr>
      <w:rFonts w:asciiTheme="minorHAnsi" w:hAnsiTheme="minorHAnsi"/>
      <w:szCs w:val="24"/>
    </w:rPr>
  </w:style>
  <w:style w:type="paragraph" w:styleId="Footer">
    <w:name w:val="footer"/>
    <w:basedOn w:val="Normal"/>
    <w:link w:val="FooterChar"/>
    <w:uiPriority w:val="99"/>
    <w:rsid w:val="003B7891"/>
    <w:pPr>
      <w:tabs>
        <w:tab w:val="center" w:pos="4320"/>
        <w:tab w:val="right" w:pos="8640"/>
      </w:tabs>
    </w:pPr>
  </w:style>
  <w:style w:type="character" w:customStyle="1" w:styleId="FooterChar">
    <w:name w:val="Footer Char"/>
    <w:basedOn w:val="DefaultParagraphFont"/>
    <w:link w:val="Footer"/>
    <w:uiPriority w:val="99"/>
    <w:semiHidden/>
    <w:locked/>
    <w:rsid w:val="00947334"/>
    <w:rPr>
      <w:rFonts w:cs="Times New Roman"/>
      <w:sz w:val="24"/>
      <w:szCs w:val="24"/>
    </w:rPr>
  </w:style>
  <w:style w:type="character" w:styleId="PageNumber">
    <w:name w:val="page number"/>
    <w:basedOn w:val="DefaultParagraphFont"/>
    <w:uiPriority w:val="99"/>
    <w:rsid w:val="003B7891"/>
    <w:rPr>
      <w:rFonts w:cs="Times New Roman"/>
    </w:rPr>
  </w:style>
  <w:style w:type="paragraph" w:customStyle="1" w:styleId="MMHeader">
    <w:name w:val="MMHeader"/>
    <w:basedOn w:val="NormalWeb"/>
    <w:uiPriority w:val="99"/>
    <w:rsid w:val="003B7891"/>
    <w:pPr>
      <w:jc w:val="center"/>
    </w:pPr>
    <w:rPr>
      <w:rFonts w:ascii="Arial" w:hAnsi="Arial" w:cs="Arial"/>
      <w:b/>
      <w:bCs/>
      <w:color w:val="000000"/>
      <w:sz w:val="28"/>
    </w:rPr>
  </w:style>
  <w:style w:type="paragraph" w:customStyle="1" w:styleId="MMHeader2">
    <w:name w:val="MMHeader2"/>
    <w:basedOn w:val="NormalWeb"/>
    <w:uiPriority w:val="99"/>
    <w:rsid w:val="003B7891"/>
    <w:rPr>
      <w:rFonts w:ascii="Arial" w:hAnsi="Arial" w:cs="Arial"/>
      <w:b/>
      <w:bCs/>
      <w:color w:val="000000"/>
      <w:sz w:val="28"/>
    </w:rPr>
  </w:style>
  <w:style w:type="paragraph" w:customStyle="1" w:styleId="MMsubheader">
    <w:name w:val="MM sub header"/>
    <w:basedOn w:val="NormalWeb"/>
    <w:uiPriority w:val="99"/>
    <w:rsid w:val="003B7891"/>
    <w:pPr>
      <w:ind w:left="720"/>
      <w:jc w:val="both"/>
    </w:pPr>
    <w:rPr>
      <w:rFonts w:ascii="Arial" w:hAnsi="Arial" w:cs="Arial"/>
      <w:b/>
      <w:bCs/>
      <w:color w:val="000000"/>
    </w:rPr>
  </w:style>
  <w:style w:type="paragraph" w:customStyle="1" w:styleId="Paragraph">
    <w:name w:val="Paragraph"/>
    <w:basedOn w:val="Normal"/>
    <w:autoRedefine/>
    <w:uiPriority w:val="99"/>
    <w:rsid w:val="003B7891"/>
    <w:pPr>
      <w:jc w:val="center"/>
    </w:pPr>
    <w:rPr>
      <w:rFonts w:ascii="Arial" w:hAnsi="Arial"/>
      <w:b/>
      <w:sz w:val="28"/>
    </w:rPr>
  </w:style>
  <w:style w:type="paragraph" w:styleId="Title">
    <w:name w:val="Title"/>
    <w:basedOn w:val="Normal"/>
    <w:link w:val="TitleChar"/>
    <w:uiPriority w:val="99"/>
    <w:qFormat/>
    <w:rsid w:val="00A4611D"/>
    <w:pPr>
      <w:numPr>
        <w:numId w:val="6"/>
      </w:numPr>
      <w:spacing w:after="360"/>
      <w:ind w:hanging="720"/>
    </w:pPr>
    <w:rPr>
      <w:rFonts w:ascii="Calibri" w:hAnsi="Calibri"/>
      <w:b/>
      <w:caps/>
      <w:sz w:val="26"/>
    </w:rPr>
  </w:style>
  <w:style w:type="character" w:customStyle="1" w:styleId="TitleChar">
    <w:name w:val="Title Char"/>
    <w:basedOn w:val="DefaultParagraphFont"/>
    <w:link w:val="Title"/>
    <w:uiPriority w:val="99"/>
    <w:locked/>
    <w:rsid w:val="00A4611D"/>
    <w:rPr>
      <w:rFonts w:ascii="Calibri" w:hAnsi="Calibri"/>
      <w:b/>
      <w:caps/>
      <w:sz w:val="26"/>
      <w:szCs w:val="24"/>
    </w:rPr>
  </w:style>
  <w:style w:type="paragraph" w:styleId="BodyText3">
    <w:name w:val="Body Text 3"/>
    <w:basedOn w:val="Normal"/>
    <w:link w:val="BodyText3Char"/>
    <w:uiPriority w:val="99"/>
    <w:rsid w:val="003B7891"/>
    <w:rPr>
      <w:rFonts w:ascii="Arial" w:hAnsi="Arial" w:cs="Arial"/>
      <w:i/>
      <w:iCs/>
      <w:color w:val="FF0000"/>
    </w:rPr>
  </w:style>
  <w:style w:type="character" w:customStyle="1" w:styleId="BodyText3Char">
    <w:name w:val="Body Text 3 Char"/>
    <w:basedOn w:val="DefaultParagraphFont"/>
    <w:link w:val="BodyText3"/>
    <w:uiPriority w:val="99"/>
    <w:semiHidden/>
    <w:locked/>
    <w:rsid w:val="00947334"/>
    <w:rPr>
      <w:rFonts w:cs="Times New Roman"/>
      <w:sz w:val="16"/>
      <w:szCs w:val="16"/>
    </w:rPr>
  </w:style>
  <w:style w:type="paragraph" w:styleId="BodyText">
    <w:name w:val="Body Text"/>
    <w:basedOn w:val="Normal"/>
    <w:link w:val="BodyTextChar"/>
    <w:uiPriority w:val="99"/>
    <w:rsid w:val="003B7891"/>
    <w:rPr>
      <w:b/>
      <w:bCs/>
    </w:rPr>
  </w:style>
  <w:style w:type="character" w:customStyle="1" w:styleId="BodyTextChar">
    <w:name w:val="Body Text Char"/>
    <w:basedOn w:val="DefaultParagraphFont"/>
    <w:link w:val="BodyText"/>
    <w:uiPriority w:val="99"/>
    <w:semiHidden/>
    <w:locked/>
    <w:rsid w:val="00947334"/>
    <w:rPr>
      <w:rFonts w:cs="Times New Roman"/>
      <w:sz w:val="24"/>
      <w:szCs w:val="24"/>
    </w:rPr>
  </w:style>
  <w:style w:type="paragraph" w:styleId="BodyText2">
    <w:name w:val="Body Text 2"/>
    <w:basedOn w:val="Normal"/>
    <w:link w:val="BodyText2Char"/>
    <w:uiPriority w:val="99"/>
    <w:rsid w:val="003B7891"/>
    <w:pPr>
      <w:autoSpaceDE w:val="0"/>
      <w:autoSpaceDN w:val="0"/>
      <w:adjustRightInd w:val="0"/>
      <w:jc w:val="center"/>
    </w:pPr>
    <w:rPr>
      <w:rFonts w:ascii="Arial,Bold" w:hAnsi="Arial,Bold"/>
      <w:b/>
      <w:bCs/>
    </w:rPr>
  </w:style>
  <w:style w:type="character" w:customStyle="1" w:styleId="BodyText2Char">
    <w:name w:val="Body Text 2 Char"/>
    <w:basedOn w:val="DefaultParagraphFont"/>
    <w:link w:val="BodyText2"/>
    <w:uiPriority w:val="99"/>
    <w:semiHidden/>
    <w:locked/>
    <w:rsid w:val="00947334"/>
    <w:rPr>
      <w:rFonts w:cs="Times New Roman"/>
      <w:sz w:val="24"/>
      <w:szCs w:val="24"/>
    </w:rPr>
  </w:style>
  <w:style w:type="paragraph" w:styleId="BodyTextIndent">
    <w:name w:val="Body Text Indent"/>
    <w:basedOn w:val="Normal"/>
    <w:link w:val="BodyTextIndentChar"/>
    <w:uiPriority w:val="99"/>
    <w:rsid w:val="003B7891"/>
    <w:pPr>
      <w:ind w:left="360"/>
    </w:pPr>
    <w:rPr>
      <w:rFonts w:ascii="Arial" w:hAnsi="Arial" w:cs="Arial"/>
    </w:rPr>
  </w:style>
  <w:style w:type="character" w:customStyle="1" w:styleId="BodyTextIndentChar">
    <w:name w:val="Body Text Indent Char"/>
    <w:basedOn w:val="DefaultParagraphFont"/>
    <w:link w:val="BodyTextIndent"/>
    <w:uiPriority w:val="99"/>
    <w:semiHidden/>
    <w:locked/>
    <w:rsid w:val="00947334"/>
    <w:rPr>
      <w:rFonts w:cs="Times New Roman"/>
      <w:sz w:val="24"/>
      <w:szCs w:val="24"/>
    </w:rPr>
  </w:style>
  <w:style w:type="character" w:customStyle="1" w:styleId="EmailStyle441">
    <w:name w:val="EmailStyle441"/>
    <w:basedOn w:val="DefaultParagraphFont"/>
    <w:uiPriority w:val="99"/>
    <w:rsid w:val="003B7891"/>
    <w:rPr>
      <w:rFonts w:ascii="Arial" w:hAnsi="Arial" w:cs="Arial"/>
      <w:color w:val="000080"/>
      <w:sz w:val="20"/>
    </w:rPr>
  </w:style>
  <w:style w:type="character" w:styleId="Hyperlink">
    <w:name w:val="Hyperlink"/>
    <w:basedOn w:val="DefaultParagraphFont"/>
    <w:uiPriority w:val="99"/>
    <w:rsid w:val="003B7891"/>
    <w:rPr>
      <w:rFonts w:cs="Times New Roman"/>
      <w:color w:val="0000FF"/>
      <w:u w:val="single"/>
    </w:rPr>
  </w:style>
  <w:style w:type="character" w:styleId="FollowedHyperlink">
    <w:name w:val="FollowedHyperlink"/>
    <w:basedOn w:val="DefaultParagraphFont"/>
    <w:uiPriority w:val="99"/>
    <w:rsid w:val="003B7891"/>
    <w:rPr>
      <w:rFonts w:cs="Times New Roman"/>
      <w:color w:val="800080"/>
      <w:u w:val="single"/>
    </w:rPr>
  </w:style>
  <w:style w:type="paragraph" w:styleId="BodyTextIndent2">
    <w:name w:val="Body Text Indent 2"/>
    <w:basedOn w:val="Normal"/>
    <w:link w:val="BodyTextIndent2Char"/>
    <w:uiPriority w:val="99"/>
    <w:rsid w:val="003B7891"/>
    <w:pPr>
      <w:spacing w:line="480" w:lineRule="auto"/>
      <w:ind w:left="360"/>
    </w:pPr>
  </w:style>
  <w:style w:type="character" w:customStyle="1" w:styleId="BodyTextIndent2Char">
    <w:name w:val="Body Text Indent 2 Char"/>
    <w:basedOn w:val="DefaultParagraphFont"/>
    <w:link w:val="BodyTextIndent2"/>
    <w:uiPriority w:val="99"/>
    <w:semiHidden/>
    <w:locked/>
    <w:rsid w:val="00947334"/>
    <w:rPr>
      <w:rFonts w:cs="Times New Roman"/>
      <w:sz w:val="24"/>
      <w:szCs w:val="24"/>
    </w:rPr>
  </w:style>
  <w:style w:type="paragraph" w:styleId="Subtitle">
    <w:name w:val="Subtitle"/>
    <w:basedOn w:val="Normal"/>
    <w:link w:val="SubtitleChar"/>
    <w:uiPriority w:val="99"/>
    <w:qFormat/>
    <w:rsid w:val="00EB7FA8"/>
    <w:pPr>
      <w:spacing w:before="2000" w:after="0"/>
      <w:jc w:val="center"/>
    </w:pPr>
    <w:rPr>
      <w:b/>
      <w:bCs/>
      <w:caps/>
      <w:color w:val="1F497D" w:themeColor="text2"/>
      <w:spacing w:val="40"/>
      <w:sz w:val="40"/>
    </w:rPr>
  </w:style>
  <w:style w:type="character" w:customStyle="1" w:styleId="SubtitleChar">
    <w:name w:val="Subtitle Char"/>
    <w:basedOn w:val="DefaultParagraphFont"/>
    <w:link w:val="Subtitle"/>
    <w:uiPriority w:val="99"/>
    <w:locked/>
    <w:rsid w:val="00EB7FA8"/>
    <w:rPr>
      <w:rFonts w:asciiTheme="minorHAnsi" w:hAnsiTheme="minorHAnsi"/>
      <w:b/>
      <w:bCs/>
      <w:caps/>
      <w:color w:val="1F497D" w:themeColor="text2"/>
      <w:spacing w:val="40"/>
      <w:sz w:val="40"/>
      <w:szCs w:val="24"/>
    </w:rPr>
  </w:style>
  <w:style w:type="character" w:styleId="Emphasis">
    <w:name w:val="Emphasis"/>
    <w:basedOn w:val="DefaultParagraphFont"/>
    <w:uiPriority w:val="99"/>
    <w:qFormat/>
    <w:rsid w:val="003B7891"/>
    <w:rPr>
      <w:rFonts w:ascii="Arial Black" w:hAnsi="Arial Black" w:cs="Times New Roman"/>
      <w:sz w:val="18"/>
    </w:rPr>
  </w:style>
  <w:style w:type="character" w:customStyle="1" w:styleId="MessageHeaderLabel">
    <w:name w:val="Message Header Label"/>
    <w:uiPriority w:val="99"/>
    <w:rsid w:val="003B7891"/>
    <w:rPr>
      <w:rFonts w:ascii="Arial Black" w:hAnsi="Arial Black"/>
      <w:sz w:val="18"/>
    </w:rPr>
  </w:style>
  <w:style w:type="table" w:styleId="TableGrid">
    <w:name w:val="Table Grid"/>
    <w:basedOn w:val="TableNormal"/>
    <w:uiPriority w:val="59"/>
    <w:rsid w:val="003B78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2E20B1"/>
    <w:pPr>
      <w:tabs>
        <w:tab w:val="right" w:leader="dot" w:pos="10066"/>
      </w:tabs>
      <w:spacing w:before="240"/>
      <w:ind w:left="360" w:hanging="360"/>
    </w:pPr>
    <w:rPr>
      <w:rFonts w:cs="Arial"/>
      <w:b/>
      <w:caps/>
      <w:noProof/>
      <w:color w:val="1F497D" w:themeColor="text2"/>
      <w:spacing w:val="40"/>
      <w:sz w:val="24"/>
    </w:rPr>
  </w:style>
  <w:style w:type="paragraph" w:styleId="TOC3">
    <w:name w:val="toc 3"/>
    <w:basedOn w:val="Normal"/>
    <w:next w:val="Normal"/>
    <w:autoRedefine/>
    <w:uiPriority w:val="39"/>
    <w:rsid w:val="00A07E84"/>
    <w:pPr>
      <w:tabs>
        <w:tab w:val="left" w:leader="dot" w:pos="1584"/>
        <w:tab w:val="right" w:leader="dot" w:pos="10070"/>
      </w:tabs>
      <w:spacing w:after="60"/>
      <w:ind w:left="1944" w:hanging="720"/>
    </w:pPr>
    <w:rPr>
      <w:i/>
      <w:noProof/>
      <w:sz w:val="20"/>
    </w:rPr>
  </w:style>
  <w:style w:type="paragraph" w:styleId="PlainText">
    <w:name w:val="Plain Text"/>
    <w:basedOn w:val="Normal"/>
    <w:link w:val="PlainTextChar"/>
    <w:uiPriority w:val="99"/>
    <w:rsid w:val="003B7891"/>
    <w:rPr>
      <w:rFonts w:ascii="Courier New" w:hAnsi="Courier New" w:cs="Courier New"/>
      <w:sz w:val="20"/>
      <w:szCs w:val="20"/>
      <w:lang w:val="en-GB" w:eastAsia="en-GB"/>
    </w:rPr>
  </w:style>
  <w:style w:type="character" w:customStyle="1" w:styleId="PlainTextChar">
    <w:name w:val="Plain Text Char"/>
    <w:basedOn w:val="DefaultParagraphFont"/>
    <w:link w:val="PlainText"/>
    <w:uiPriority w:val="99"/>
    <w:semiHidden/>
    <w:locked/>
    <w:rsid w:val="00947334"/>
    <w:rPr>
      <w:rFonts w:ascii="Courier New" w:hAnsi="Courier New" w:cs="Courier New"/>
      <w:sz w:val="20"/>
      <w:szCs w:val="20"/>
    </w:rPr>
  </w:style>
  <w:style w:type="paragraph" w:customStyle="1" w:styleId="Attachmenttitle">
    <w:name w:val="Attachment title"/>
    <w:uiPriority w:val="99"/>
    <w:rsid w:val="00490006"/>
    <w:pPr>
      <w:keepNext/>
      <w:tabs>
        <w:tab w:val="left" w:pos="2520"/>
      </w:tabs>
      <w:spacing w:before="240" w:after="60"/>
      <w:ind w:left="2520" w:hanging="2520"/>
    </w:pPr>
    <w:rPr>
      <w:rFonts w:ascii="Arial" w:hAnsi="Arial" w:cs="Arial"/>
      <w:b/>
      <w:bCs/>
      <w:sz w:val="32"/>
      <w:szCs w:val="26"/>
    </w:rPr>
  </w:style>
  <w:style w:type="paragraph" w:styleId="TOC2">
    <w:name w:val="toc 2"/>
    <w:basedOn w:val="Normal"/>
    <w:next w:val="Normal"/>
    <w:autoRedefine/>
    <w:uiPriority w:val="39"/>
    <w:rsid w:val="00845852"/>
    <w:pPr>
      <w:tabs>
        <w:tab w:val="left" w:pos="1224"/>
        <w:tab w:val="right" w:leader="dot" w:pos="10066"/>
      </w:tabs>
      <w:spacing w:after="60"/>
      <w:ind w:left="1296" w:hanging="576"/>
    </w:pPr>
    <w:rPr>
      <w:b/>
      <w:caps/>
      <w:color w:val="000000" w:themeColor="text1"/>
    </w:rPr>
  </w:style>
  <w:style w:type="paragraph" w:styleId="TOC4">
    <w:name w:val="toc 4"/>
    <w:basedOn w:val="Normal"/>
    <w:next w:val="Normal"/>
    <w:autoRedefine/>
    <w:uiPriority w:val="39"/>
    <w:rsid w:val="00664F0B"/>
    <w:pPr>
      <w:tabs>
        <w:tab w:val="left" w:pos="1224"/>
        <w:tab w:val="right" w:leader="dot" w:pos="10066"/>
      </w:tabs>
      <w:spacing w:after="40"/>
      <w:ind w:left="1224" w:hanging="504"/>
    </w:pPr>
    <w:rPr>
      <w:rFonts w:cs="Arial"/>
      <w:i/>
      <w:noProof/>
      <w:sz w:val="20"/>
    </w:rPr>
  </w:style>
  <w:style w:type="paragraph" w:customStyle="1" w:styleId="StyleHeading3Bold">
    <w:name w:val="Style Heading 3 + Bold"/>
    <w:basedOn w:val="Heading3"/>
    <w:link w:val="StyleHeading3BoldChar"/>
    <w:autoRedefine/>
    <w:uiPriority w:val="99"/>
    <w:rsid w:val="00946C5F"/>
  </w:style>
  <w:style w:type="character" w:customStyle="1" w:styleId="StyleHeading3BoldChar">
    <w:name w:val="Style Heading 3 + Bold Char"/>
    <w:basedOn w:val="Heading3Char"/>
    <w:link w:val="StyleHeading3Bold"/>
    <w:uiPriority w:val="99"/>
    <w:locked/>
    <w:rsid w:val="00946C5F"/>
    <w:rPr>
      <w:rFonts w:ascii="Calibri" w:hAnsi="Calibri" w:cstheme="minorHAnsi"/>
      <w:b/>
      <w:bCs/>
      <w:color w:val="0D0D0D" w:themeColor="text1" w:themeTint="F2"/>
      <w:spacing w:val="20"/>
      <w:szCs w:val="24"/>
      <w:u w:val="single"/>
    </w:rPr>
  </w:style>
  <w:style w:type="paragraph" w:styleId="BalloonText">
    <w:name w:val="Balloon Text"/>
    <w:basedOn w:val="Normal"/>
    <w:link w:val="BalloonTextChar"/>
    <w:uiPriority w:val="99"/>
    <w:semiHidden/>
    <w:rsid w:val="00B5144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7334"/>
    <w:rPr>
      <w:rFonts w:cs="Times New Roman"/>
      <w:sz w:val="2"/>
    </w:rPr>
  </w:style>
  <w:style w:type="character" w:styleId="CommentReference">
    <w:name w:val="annotation reference"/>
    <w:basedOn w:val="DefaultParagraphFont"/>
    <w:uiPriority w:val="99"/>
    <w:semiHidden/>
    <w:rsid w:val="00673040"/>
    <w:rPr>
      <w:rFonts w:cs="Times New Roman"/>
      <w:sz w:val="16"/>
      <w:szCs w:val="16"/>
    </w:rPr>
  </w:style>
  <w:style w:type="paragraph" w:styleId="CommentText">
    <w:name w:val="annotation text"/>
    <w:basedOn w:val="Normal"/>
    <w:link w:val="CommentTextChar"/>
    <w:uiPriority w:val="99"/>
    <w:semiHidden/>
    <w:rsid w:val="00673040"/>
    <w:rPr>
      <w:sz w:val="20"/>
      <w:szCs w:val="20"/>
    </w:rPr>
  </w:style>
  <w:style w:type="character" w:customStyle="1" w:styleId="CommentTextChar">
    <w:name w:val="Comment Text Char"/>
    <w:basedOn w:val="DefaultParagraphFont"/>
    <w:link w:val="CommentText"/>
    <w:uiPriority w:val="99"/>
    <w:semiHidden/>
    <w:locked/>
    <w:rsid w:val="00947334"/>
    <w:rPr>
      <w:rFonts w:cs="Times New Roman"/>
      <w:sz w:val="20"/>
      <w:szCs w:val="20"/>
    </w:rPr>
  </w:style>
  <w:style w:type="paragraph" w:styleId="CommentSubject">
    <w:name w:val="annotation subject"/>
    <w:basedOn w:val="CommentText"/>
    <w:next w:val="CommentText"/>
    <w:link w:val="CommentSubjectChar"/>
    <w:uiPriority w:val="99"/>
    <w:semiHidden/>
    <w:rsid w:val="00673040"/>
    <w:rPr>
      <w:b/>
      <w:bCs/>
    </w:rPr>
  </w:style>
  <w:style w:type="character" w:customStyle="1" w:styleId="CommentSubjectChar">
    <w:name w:val="Comment Subject Char"/>
    <w:basedOn w:val="CommentTextChar"/>
    <w:link w:val="CommentSubject"/>
    <w:uiPriority w:val="99"/>
    <w:semiHidden/>
    <w:locked/>
    <w:rsid w:val="00947334"/>
    <w:rPr>
      <w:rFonts w:cs="Times New Roman"/>
      <w:b/>
      <w:bCs/>
      <w:sz w:val="20"/>
      <w:szCs w:val="20"/>
    </w:rPr>
  </w:style>
  <w:style w:type="paragraph" w:styleId="FootnoteText">
    <w:name w:val="footnote text"/>
    <w:basedOn w:val="Normal"/>
    <w:link w:val="FootnoteTextChar"/>
    <w:uiPriority w:val="99"/>
    <w:semiHidden/>
    <w:rsid w:val="009C502A"/>
    <w:rPr>
      <w:sz w:val="20"/>
      <w:szCs w:val="20"/>
    </w:rPr>
  </w:style>
  <w:style w:type="character" w:customStyle="1" w:styleId="FootnoteTextChar">
    <w:name w:val="Footnote Text Char"/>
    <w:basedOn w:val="DefaultParagraphFont"/>
    <w:link w:val="FootnoteText"/>
    <w:uiPriority w:val="99"/>
    <w:semiHidden/>
    <w:locked/>
    <w:rsid w:val="00947334"/>
    <w:rPr>
      <w:rFonts w:cs="Times New Roman"/>
      <w:sz w:val="20"/>
      <w:szCs w:val="20"/>
    </w:rPr>
  </w:style>
  <w:style w:type="character" w:styleId="FootnoteReference">
    <w:name w:val="footnote reference"/>
    <w:basedOn w:val="DefaultParagraphFont"/>
    <w:uiPriority w:val="99"/>
    <w:semiHidden/>
    <w:rsid w:val="009C502A"/>
    <w:rPr>
      <w:rFonts w:cs="Times New Roman"/>
      <w:vertAlign w:val="superscript"/>
    </w:rPr>
  </w:style>
  <w:style w:type="character" w:styleId="Strong">
    <w:name w:val="Strong"/>
    <w:basedOn w:val="DefaultParagraphFont"/>
    <w:uiPriority w:val="99"/>
    <w:qFormat/>
    <w:rsid w:val="00710158"/>
    <w:rPr>
      <w:rFonts w:cs="Times New Roman"/>
      <w:b/>
      <w:bCs/>
    </w:rPr>
  </w:style>
  <w:style w:type="paragraph" w:styleId="TOCHeading">
    <w:name w:val="TOC Heading"/>
    <w:basedOn w:val="Heading1"/>
    <w:next w:val="Normal"/>
    <w:uiPriority w:val="39"/>
    <w:unhideWhenUsed/>
    <w:qFormat/>
    <w:rsid w:val="003C5F4A"/>
    <w:pPr>
      <w:keepLines/>
      <w:numPr>
        <w:numId w:val="0"/>
      </w:numPr>
      <w:spacing w:before="480" w:line="276" w:lineRule="auto"/>
      <w:jc w:val="center"/>
      <w:outlineLvl w:val="9"/>
    </w:pPr>
    <w:rPr>
      <w:rFonts w:asciiTheme="majorHAnsi" w:eastAsiaTheme="majorEastAsia" w:hAnsiTheme="majorHAnsi" w:cstheme="majorBidi"/>
      <w:color w:val="000000" w:themeColor="text1"/>
      <w:sz w:val="28"/>
      <w:szCs w:val="28"/>
      <w:u w:val="single"/>
    </w:rPr>
  </w:style>
  <w:style w:type="paragraph" w:styleId="Revision">
    <w:name w:val="Revision"/>
    <w:hidden/>
    <w:uiPriority w:val="99"/>
    <w:semiHidden/>
    <w:rsid w:val="000B75FF"/>
    <w:rPr>
      <w:sz w:val="24"/>
      <w:szCs w:val="24"/>
    </w:rPr>
  </w:style>
  <w:style w:type="paragraph" w:styleId="ListParagraph">
    <w:name w:val="List Paragraph"/>
    <w:basedOn w:val="Normal"/>
    <w:uiPriority w:val="34"/>
    <w:qFormat/>
    <w:rsid w:val="0026794C"/>
    <w:pPr>
      <w:ind w:left="720"/>
      <w:contextualSpacing/>
    </w:pPr>
  </w:style>
  <w:style w:type="numbering" w:customStyle="1" w:styleId="Style1">
    <w:name w:val="Style1"/>
    <w:uiPriority w:val="99"/>
    <w:rsid w:val="004E6905"/>
    <w:pPr>
      <w:numPr>
        <w:numId w:val="4"/>
      </w:numPr>
    </w:pPr>
  </w:style>
  <w:style w:type="table" w:customStyle="1" w:styleId="LightGrid1">
    <w:name w:val="Light Grid1"/>
    <w:basedOn w:val="TableNormal"/>
    <w:uiPriority w:val="62"/>
    <w:rsid w:val="00C2146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BookTitle">
    <w:name w:val="Book Title"/>
    <w:basedOn w:val="DefaultParagraphFont"/>
    <w:uiPriority w:val="33"/>
    <w:qFormat/>
    <w:rsid w:val="0031747B"/>
    <w:rPr>
      <w:rFonts w:ascii="Calibri" w:hAnsi="Calibri"/>
      <w:b/>
      <w:bCs/>
      <w:smallCaps/>
      <w:sz w:val="40"/>
    </w:rPr>
  </w:style>
  <w:style w:type="paragraph" w:styleId="TOC5">
    <w:name w:val="toc 5"/>
    <w:basedOn w:val="Normal"/>
    <w:next w:val="Normal"/>
    <w:autoRedefine/>
    <w:uiPriority w:val="39"/>
    <w:locked/>
    <w:rsid w:val="00F92B50"/>
    <w:pPr>
      <w:tabs>
        <w:tab w:val="left" w:pos="1584"/>
        <w:tab w:val="right" w:leader="dot" w:pos="10070"/>
      </w:tabs>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834593">
      <w:marLeft w:val="0"/>
      <w:marRight w:val="0"/>
      <w:marTop w:val="0"/>
      <w:marBottom w:val="0"/>
      <w:divBdr>
        <w:top w:val="none" w:sz="0" w:space="0" w:color="auto"/>
        <w:left w:val="none" w:sz="0" w:space="0" w:color="auto"/>
        <w:bottom w:val="none" w:sz="0" w:space="0" w:color="auto"/>
        <w:right w:val="none" w:sz="0" w:space="0" w:color="auto"/>
      </w:divBdr>
      <w:divsChild>
        <w:div w:id="778834596">
          <w:marLeft w:val="0"/>
          <w:marRight w:val="0"/>
          <w:marTop w:val="0"/>
          <w:marBottom w:val="0"/>
          <w:divBdr>
            <w:top w:val="none" w:sz="0" w:space="0" w:color="auto"/>
            <w:left w:val="none" w:sz="0" w:space="0" w:color="auto"/>
            <w:bottom w:val="none" w:sz="0" w:space="0" w:color="auto"/>
            <w:right w:val="none" w:sz="0" w:space="0" w:color="auto"/>
          </w:divBdr>
          <w:divsChild>
            <w:div w:id="7788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4595">
      <w:marLeft w:val="0"/>
      <w:marRight w:val="0"/>
      <w:marTop w:val="0"/>
      <w:marBottom w:val="0"/>
      <w:divBdr>
        <w:top w:val="none" w:sz="0" w:space="0" w:color="auto"/>
        <w:left w:val="none" w:sz="0" w:space="0" w:color="auto"/>
        <w:bottom w:val="none" w:sz="0" w:space="0" w:color="auto"/>
        <w:right w:val="none" w:sz="0" w:space="0" w:color="auto"/>
      </w:divBdr>
      <w:divsChild>
        <w:div w:id="778834605">
          <w:marLeft w:val="0"/>
          <w:marRight w:val="0"/>
          <w:marTop w:val="0"/>
          <w:marBottom w:val="0"/>
          <w:divBdr>
            <w:top w:val="none" w:sz="0" w:space="0" w:color="auto"/>
            <w:left w:val="none" w:sz="0" w:space="0" w:color="auto"/>
            <w:bottom w:val="none" w:sz="0" w:space="0" w:color="auto"/>
            <w:right w:val="none" w:sz="0" w:space="0" w:color="auto"/>
          </w:divBdr>
          <w:divsChild>
            <w:div w:id="7788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4597">
      <w:marLeft w:val="0"/>
      <w:marRight w:val="0"/>
      <w:marTop w:val="0"/>
      <w:marBottom w:val="0"/>
      <w:divBdr>
        <w:top w:val="none" w:sz="0" w:space="0" w:color="auto"/>
        <w:left w:val="none" w:sz="0" w:space="0" w:color="auto"/>
        <w:bottom w:val="none" w:sz="0" w:space="0" w:color="auto"/>
        <w:right w:val="none" w:sz="0" w:space="0" w:color="auto"/>
      </w:divBdr>
    </w:div>
    <w:div w:id="778834598">
      <w:marLeft w:val="0"/>
      <w:marRight w:val="0"/>
      <w:marTop w:val="0"/>
      <w:marBottom w:val="0"/>
      <w:divBdr>
        <w:top w:val="none" w:sz="0" w:space="0" w:color="auto"/>
        <w:left w:val="none" w:sz="0" w:space="0" w:color="auto"/>
        <w:bottom w:val="none" w:sz="0" w:space="0" w:color="auto"/>
        <w:right w:val="none" w:sz="0" w:space="0" w:color="auto"/>
      </w:divBdr>
      <w:divsChild>
        <w:div w:id="778834603">
          <w:marLeft w:val="0"/>
          <w:marRight w:val="0"/>
          <w:marTop w:val="0"/>
          <w:marBottom w:val="0"/>
          <w:divBdr>
            <w:top w:val="none" w:sz="0" w:space="0" w:color="auto"/>
            <w:left w:val="none" w:sz="0" w:space="0" w:color="auto"/>
            <w:bottom w:val="none" w:sz="0" w:space="0" w:color="auto"/>
            <w:right w:val="none" w:sz="0" w:space="0" w:color="auto"/>
          </w:divBdr>
          <w:divsChild>
            <w:div w:id="7788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4599">
      <w:marLeft w:val="0"/>
      <w:marRight w:val="0"/>
      <w:marTop w:val="0"/>
      <w:marBottom w:val="0"/>
      <w:divBdr>
        <w:top w:val="none" w:sz="0" w:space="0" w:color="auto"/>
        <w:left w:val="none" w:sz="0" w:space="0" w:color="auto"/>
        <w:bottom w:val="none" w:sz="0" w:space="0" w:color="auto"/>
        <w:right w:val="none" w:sz="0" w:space="0" w:color="auto"/>
      </w:divBdr>
    </w:div>
    <w:div w:id="778834601">
      <w:marLeft w:val="0"/>
      <w:marRight w:val="0"/>
      <w:marTop w:val="0"/>
      <w:marBottom w:val="0"/>
      <w:divBdr>
        <w:top w:val="none" w:sz="0" w:space="0" w:color="auto"/>
        <w:left w:val="none" w:sz="0" w:space="0" w:color="auto"/>
        <w:bottom w:val="none" w:sz="0" w:space="0" w:color="auto"/>
        <w:right w:val="none" w:sz="0" w:space="0" w:color="auto"/>
      </w:divBdr>
    </w:div>
    <w:div w:id="778834602">
      <w:marLeft w:val="0"/>
      <w:marRight w:val="0"/>
      <w:marTop w:val="0"/>
      <w:marBottom w:val="0"/>
      <w:divBdr>
        <w:top w:val="none" w:sz="0" w:space="0" w:color="auto"/>
        <w:left w:val="none" w:sz="0" w:space="0" w:color="auto"/>
        <w:bottom w:val="none" w:sz="0" w:space="0" w:color="auto"/>
        <w:right w:val="none" w:sz="0" w:space="0" w:color="auto"/>
      </w:divBdr>
    </w:div>
    <w:div w:id="200712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aepbusinessprocess@bms.com" TargetMode="External"/><Relationship Id="rId18" Type="http://schemas.openxmlformats.org/officeDocument/2006/relationships/oleObject" Target="embeddings/Microsoft_Visio_2003-2010_Drawing.vsd"/><Relationship Id="rId26" Type="http://schemas.openxmlformats.org/officeDocument/2006/relationships/oleObject" Target="embeddings/oleObject2.bin"/><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oleObject" Target="embeddings/oleObject6.bin"/><Relationship Id="rId7" Type="http://schemas.openxmlformats.org/officeDocument/2006/relationships/settings" Target="settings.xml"/><Relationship Id="rId12" Type="http://schemas.openxmlformats.org/officeDocument/2006/relationships/hyperlink" Target="mailto:worldwide.safety@bms.com" TargetMode="Externa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yperlink" Target="mailto:aepbusinessprocess@bms.com" TargetMode="Externa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5.emf"/><Relationship Id="rId28" Type="http://schemas.openxmlformats.org/officeDocument/2006/relationships/oleObject" Target="embeddings/oleObject3.bin"/><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file:///C:\Documents%20and%20Settings\hallmarm\Application%20Data\Microsoft\Word\worldwide.safety@bms.com" TargetMode="External"/><Relationship Id="rId31"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oleObject" Target="embeddings/oleObject4.bin"/><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AF4FBD0EF6344282D2A6B5A41CE740" ma:contentTypeVersion="7" ma:contentTypeDescription="Create a new document." ma:contentTypeScope="" ma:versionID="4213af142db310c4f736f52a083d2815">
  <xsd:schema xmlns:xsd="http://www.w3.org/2001/XMLSchema" xmlns:xs="http://www.w3.org/2001/XMLSchema" xmlns:p="http://schemas.microsoft.com/office/2006/metadata/properties" xmlns:ns3="42a8c8f4-2b3f-487c-a2c0-52867899e17f" xmlns:ns4="f277241c-0a06-40ed-80e7-db15976b983c" targetNamespace="http://schemas.microsoft.com/office/2006/metadata/properties" ma:root="true" ma:fieldsID="d4c0ed09f2ada55ad255a709048b967f" ns3:_="" ns4:_="">
    <xsd:import namespace="42a8c8f4-2b3f-487c-a2c0-52867899e17f"/>
    <xsd:import namespace="f277241c-0a06-40ed-80e7-db15976b98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a8c8f4-2b3f-487c-a2c0-52867899e1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77241c-0a06-40ed-80e7-db15976b983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BDD4F-0F8B-4BAA-927B-A5D2D6FDD7D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6A15B0-88F0-4F57-BA1A-F9FE3FC5EC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a8c8f4-2b3f-487c-a2c0-52867899e17f"/>
    <ds:schemaRef ds:uri="f277241c-0a06-40ed-80e7-db15976b98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1FF365-D71E-4087-A029-588D6BB36689}">
  <ds:schemaRefs>
    <ds:schemaRef ds:uri="http://schemas.microsoft.com/sharepoint/v3/contenttype/forms"/>
  </ds:schemaRefs>
</ds:datastoreItem>
</file>

<file path=customXml/itemProps4.xml><?xml version="1.0" encoding="utf-8"?>
<ds:datastoreItem xmlns:ds="http://schemas.openxmlformats.org/officeDocument/2006/customXml" ds:itemID="{5AEB0AD9-F475-4B1A-B941-9A60FB95A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28</Pages>
  <Words>3588</Words>
  <Characters>20457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STATPROBE, Inc.</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TerriMadison</dc:creator>
  <dc:description>||4.01;||</dc:description>
  <cp:lastModifiedBy>Andreas Tedjasukmana (non-Celgene)</cp:lastModifiedBy>
  <cp:revision>2</cp:revision>
  <cp:lastPrinted>2013-06-27T16:37:00Z</cp:lastPrinted>
  <dcterms:created xsi:type="dcterms:W3CDTF">2020-12-14T18:22:00Z</dcterms:created>
  <dcterms:modified xsi:type="dcterms:W3CDTF">2020-12-14T18:22:00Z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0x01010057AF4FBD0EF6344282D2A6B5A41CE740</vt:lpwstr>
  </property>
</Properties>
</file>